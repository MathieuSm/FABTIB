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593778" w14:textId="77777777" w:rsidR="008F73E9" w:rsidRDefault="00130597">
      <w:pPr>
        <w:jc w:val="both"/>
      </w:pPr>
      <w:r>
        <w:rPr>
          <w:b/>
          <w:lang w:val="en-GB"/>
        </w:rPr>
        <w:t>ABSTRACT</w:t>
      </w:r>
    </w:p>
    <w:p w14:paraId="2DB1CE09" w14:textId="77777777" w:rsidR="008F73E9" w:rsidRDefault="008F73E9">
      <w:pPr>
        <w:jc w:val="both"/>
      </w:pPr>
    </w:p>
    <w:tbl>
      <w:tblPr>
        <w:tblW w:w="0" w:type="auto"/>
        <w:tblInd w:w="10" w:type="dxa"/>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8893"/>
      </w:tblGrid>
      <w:tr w:rsidR="008F73E9" w:rsidRPr="000858D0" w14:paraId="0DB512C3" w14:textId="77777777">
        <w:tc>
          <w:tcPr>
            <w:tcW w:w="8893" w:type="dxa"/>
            <w:tcBorders>
              <w:top w:val="dashed" w:sz="0" w:space="0" w:color="auto"/>
              <w:left w:val="dashed" w:sz="0" w:space="0" w:color="auto"/>
              <w:bottom w:val="dashed" w:sz="0" w:space="0" w:color="auto"/>
              <w:right w:val="dashed" w:sz="0" w:space="0" w:color="auto"/>
            </w:tcBorders>
          </w:tcPr>
          <w:p w14:paraId="193A0823" w14:textId="5F4B2E9B" w:rsidR="008F73E9" w:rsidRPr="000B6750" w:rsidRDefault="00130597" w:rsidP="000B6750">
            <w:pPr>
              <w:rPr>
                <w:lang w:val="en-US"/>
              </w:rPr>
            </w:pPr>
            <w:r>
              <w:rPr>
                <w:lang w:val="en-GB"/>
              </w:rPr>
              <w:t>Osteogenesis Imperfecta (OI) is an inherited form of bone fragility</w:t>
            </w:r>
            <w:del w:id="0" w:author="Schenk, Denis Elia (ARTORG)" w:date="2021-05-21T09:35:00Z">
              <w:r w:rsidDel="000B6750">
                <w:rPr>
                  <w:lang w:val="en-GB"/>
                </w:rPr>
                <w:delText>. This disease</w:delText>
              </w:r>
            </w:del>
            <w:r>
              <w:rPr>
                <w:lang w:val="en-GB"/>
              </w:rPr>
              <w:t xml:space="preserve">, also </w:t>
            </w:r>
            <w:ins w:id="1" w:author="Schenk, Denis Elia (ARTORG)" w:date="2021-05-21T09:36:00Z">
              <w:r w:rsidR="000B6750">
                <w:rPr>
                  <w:lang w:val="en-GB"/>
                </w:rPr>
                <w:t xml:space="preserve">sometimes </w:t>
              </w:r>
            </w:ins>
            <w:r>
              <w:rPr>
                <w:lang w:val="en-GB"/>
              </w:rPr>
              <w:t>called "brittle bone disease"</w:t>
            </w:r>
            <w:ins w:id="2" w:author="Schenk, Denis Elia (ARTORG)" w:date="2021-05-21T09:36:00Z">
              <w:r w:rsidR="000B6750">
                <w:rPr>
                  <w:lang w:val="en-GB"/>
                </w:rPr>
                <w:t>. It</w:t>
              </w:r>
            </w:ins>
            <w:del w:id="3" w:author="Schenk, Denis Elia (ARTORG)" w:date="2021-05-21T09:36:00Z">
              <w:r w:rsidDel="000B6750">
                <w:rPr>
                  <w:lang w:val="en-GB"/>
                </w:rPr>
                <w:delText>,</w:delText>
              </w:r>
            </w:del>
            <w:r>
              <w:rPr>
                <w:lang w:val="en-GB"/>
              </w:rPr>
              <w:t xml:space="preserve"> is characterised by impaired synthesis of type I collagen, altered trabecular bone architecture and reduced bone mass</w:t>
            </w:r>
            <w:del w:id="4" w:author="Schenk, Denis Elia (ARTORG)" w:date="2021-05-21T09:36:00Z">
              <w:r w:rsidDel="000B6750">
                <w:rPr>
                  <w:lang w:val="en-GB"/>
                </w:rPr>
                <w:delText xml:space="preserve"> that lead to fragile bones</w:delText>
              </w:r>
            </w:del>
            <w:r>
              <w:rPr>
                <w:lang w:val="en-GB"/>
              </w:rPr>
              <w:t>. High resolution peripheral computed tomography (HR-pQCT) is a powerful method to investigate bone morphology</w:t>
            </w:r>
            <w:ins w:id="5" w:author="Schenk, Denis Elia (ARTORG)" w:date="2021-05-21T09:38:00Z">
              <w:r w:rsidR="000B6750">
                <w:rPr>
                  <w:lang w:val="en-GB"/>
                </w:rPr>
                <w:t xml:space="preserve"> of extremities, including</w:t>
              </w:r>
            </w:ins>
            <w:r>
              <w:rPr>
                <w:lang w:val="en-GB"/>
              </w:rPr>
              <w:t xml:space="preserve"> </w:t>
            </w:r>
            <w:del w:id="6" w:author="Schenk, Denis Elia (ARTORG)" w:date="2021-05-21T09:38:00Z">
              <w:r w:rsidDel="000B6750">
                <w:rPr>
                  <w:lang w:val="en-GB"/>
                </w:rPr>
                <w:delText xml:space="preserve">in </w:delText>
              </w:r>
            </w:del>
            <w:r>
              <w:rPr>
                <w:lang w:val="en-GB"/>
              </w:rPr>
              <w:t>the weight-bearing distal tibia</w:t>
            </w:r>
            <w:ins w:id="7" w:author="Schenk, Denis Elia (ARTORG)" w:date="2021-05-21T09:37:00Z">
              <w:r w:rsidR="000B6750">
                <w:rPr>
                  <w:lang w:val="en-GB"/>
                </w:rPr>
                <w:t xml:space="preserve">. </w:t>
              </w:r>
            </w:ins>
            <w:del w:id="8" w:author="Schenk, Denis Elia (ARTORG)" w:date="2021-05-21T09:37:00Z">
              <w:r w:rsidDel="000B6750">
                <w:rPr>
                  <w:lang w:val="en-GB"/>
                </w:rPr>
                <w:delText xml:space="preserve"> and the</w:delText>
              </w:r>
            </w:del>
            <w:ins w:id="9" w:author="Schenk, Denis Elia (ARTORG)" w:date="2021-05-21T09:38:00Z">
              <w:r w:rsidR="000B6750">
                <w:rPr>
                  <w:lang w:val="en-GB"/>
                </w:rPr>
                <w:t>The resulting</w:t>
              </w:r>
            </w:ins>
            <w:r>
              <w:rPr>
                <w:lang w:val="en-GB"/>
              </w:rPr>
              <w:t xml:space="preserve"> 3D reconstructions can be </w:t>
            </w:r>
            <w:del w:id="10" w:author="Schenk, Denis Elia (ARTORG)" w:date="2021-05-21T09:38:00Z">
              <w:r w:rsidDel="000B6750">
                <w:rPr>
                  <w:lang w:val="en-GB"/>
                </w:rPr>
                <w:delText xml:space="preserve">exploited </w:delText>
              </w:r>
            </w:del>
            <w:ins w:id="11" w:author="Schenk, Denis Elia (ARTORG)" w:date="2021-05-21T09:38:00Z">
              <w:r w:rsidR="000B6750">
                <w:rPr>
                  <w:lang w:val="en-GB"/>
                </w:rPr>
                <w:t xml:space="preserve">used as basis of </w:t>
              </w:r>
            </w:ins>
            <w:del w:id="12" w:author="Schenk, Denis Elia (ARTORG)" w:date="2021-05-21T09:39:00Z">
              <w:r w:rsidDel="000B6750">
                <w:rPr>
                  <w:lang w:val="en-GB"/>
                </w:rPr>
                <w:delText xml:space="preserve">in either </w:delText>
              </w:r>
            </w:del>
            <w:r>
              <w:rPr>
                <w:lang w:val="en-GB"/>
              </w:rPr>
              <w:t>micro-finite element (</w:t>
            </w:r>
            <w:r>
              <w:rPr>
                <w:rFonts w:ascii="Latin Modern Math" w:hAnsi="Latin Modern Math" w:cs="Latin Modern Math"/>
                <w:lang w:val="en-GB"/>
              </w:rPr>
              <w:t>μ</w:t>
            </w:r>
            <w:r>
              <w:rPr>
                <w:lang w:val="en-GB"/>
              </w:rPr>
              <w:t xml:space="preserve">FE) or homogenised finite element (hFE) </w:t>
            </w:r>
            <w:del w:id="13" w:author="Schenk, Denis Elia (ARTORG)" w:date="2021-05-21T09:39:00Z">
              <w:r w:rsidDel="000B6750">
                <w:rPr>
                  <w:lang w:val="en-GB"/>
                </w:rPr>
                <w:delText xml:space="preserve">analysis </w:delText>
              </w:r>
            </w:del>
            <w:ins w:id="14" w:author="Schenk, Denis Elia (ARTORG)" w:date="2021-05-21T09:39:00Z">
              <w:r w:rsidR="000B6750">
                <w:rPr>
                  <w:lang w:val="en-GB"/>
                </w:rPr>
                <w:t xml:space="preserve">models </w:t>
              </w:r>
            </w:ins>
            <w:r>
              <w:rPr>
                <w:lang w:val="en-GB"/>
              </w:rPr>
              <w:t xml:space="preserve">for bone strength estimation. The hFE scheme uses </w:t>
            </w:r>
            <w:ins w:id="15" w:author="Schenk, Denis Elia (ARTORG)" w:date="2021-05-21T09:39:00Z">
              <w:r w:rsidR="000B6750">
                <w:rPr>
                  <w:lang w:val="en-GB"/>
                </w:rPr>
                <w:t xml:space="preserve">homogenized </w:t>
              </w:r>
            </w:ins>
            <w:r>
              <w:rPr>
                <w:lang w:val="en-GB"/>
              </w:rPr>
              <w:t>local bone volume fraction (BV/TV) and anisotropy information (fabric) to compute healthy bone strength within a reasonable computation time using fabric-elasticity relationships. Thus, the aim of this study is to investigate fabric-elasticity relationships in OI trabecular bone compared to healthy controls.</w:t>
            </w:r>
          </w:p>
          <w:p w14:paraId="6256EA86" w14:textId="6247D935" w:rsidR="008F73E9" w:rsidRPr="000B6750" w:rsidRDefault="00130597" w:rsidP="000B6750">
            <w:pPr>
              <w:rPr>
                <w:lang w:val="en-US"/>
              </w:rPr>
            </w:pPr>
            <w:r>
              <w:rPr>
                <w:lang w:val="en-GB"/>
              </w:rPr>
              <w:tab/>
              <w:t>In this study, the morphology of distal tibias of 50 OI diagnosed people were compared to 120 healthy controls using second</w:t>
            </w:r>
            <w:ins w:id="16" w:author="Schenk, Denis Elia (ARTORG)" w:date="2021-05-21T09:40:00Z">
              <w:r w:rsidR="000B6750">
                <w:rPr>
                  <w:lang w:val="en-GB"/>
                </w:rPr>
                <w:t>-</w:t>
              </w:r>
            </w:ins>
            <w:del w:id="17" w:author="Schenk, Denis Elia (ARTORG)" w:date="2021-05-21T09:40:00Z">
              <w:r w:rsidDel="000B6750">
                <w:rPr>
                  <w:lang w:val="en-GB"/>
                </w:rPr>
                <w:delText xml:space="preserve"> </w:delText>
              </w:r>
            </w:del>
            <w:r>
              <w:rPr>
                <w:lang w:val="en-GB"/>
              </w:rPr>
              <w:t xml:space="preserve">generation HR-pQCT. </w:t>
            </w:r>
            <w:commentRangeStart w:id="18"/>
            <w:r>
              <w:rPr>
                <w:lang w:val="en-GB"/>
              </w:rPr>
              <w:t>Six regions of interest (ROIs)</w:t>
            </w:r>
            <w:commentRangeEnd w:id="18"/>
            <w:r w:rsidR="000B6750">
              <w:rPr>
                <w:rStyle w:val="Kommentarzeichen"/>
              </w:rPr>
              <w:commentReference w:id="18"/>
            </w:r>
            <w:r>
              <w:rPr>
                <w:lang w:val="en-GB"/>
              </w:rPr>
              <w:t xml:space="preserve"> were selected per individual in a common anatomical region. </w:t>
            </w:r>
            <w:commentRangeStart w:id="19"/>
            <w:r>
              <w:rPr>
                <w:lang w:val="en-GB"/>
              </w:rPr>
              <w:t>A first age &amp; gender matching</w:t>
            </w:r>
            <w:commentRangeEnd w:id="19"/>
            <w:r w:rsidR="000B6750">
              <w:rPr>
                <w:rStyle w:val="Kommentarzeichen"/>
              </w:rPr>
              <w:commentReference w:id="19"/>
            </w:r>
            <w:r>
              <w:rPr>
                <w:lang w:val="en-GB"/>
              </w:rPr>
              <w:t xml:space="preserve"> allowed to perform a morphometric analysis and compare the outcome with literature. Then, stiffness tensors of ROIs were computed by </w:t>
            </w:r>
            <w:commentRangeStart w:id="20"/>
            <w:r>
              <w:rPr>
                <w:lang w:val="en-GB"/>
              </w:rPr>
              <w:t xml:space="preserve">FEA </w:t>
            </w:r>
            <w:commentRangeEnd w:id="20"/>
            <w:r w:rsidR="000B6750">
              <w:rPr>
                <w:rStyle w:val="Kommentarzeichen"/>
              </w:rPr>
              <w:commentReference w:id="20"/>
            </w:r>
            <w:r>
              <w:rPr>
                <w:lang w:val="en-GB"/>
              </w:rPr>
              <w:t xml:space="preserve">and </w:t>
            </w:r>
            <w:commentRangeStart w:id="21"/>
            <w:r>
              <w:rPr>
                <w:lang w:val="en-GB"/>
              </w:rPr>
              <w:t>multiple linear regressions were performed on the Zysset-</w:t>
            </w:r>
            <w:proofErr w:type="spellStart"/>
            <w:r>
              <w:rPr>
                <w:lang w:val="en-GB"/>
              </w:rPr>
              <w:t>Curnier</w:t>
            </w:r>
            <w:proofErr w:type="spellEnd"/>
            <w:r>
              <w:rPr>
                <w:lang w:val="en-GB"/>
              </w:rPr>
              <w:t xml:space="preserve"> orthotropic model to compare the two groups using 5 parameters</w:t>
            </w:r>
            <w:commentRangeEnd w:id="21"/>
            <w:r w:rsidR="00570D39">
              <w:rPr>
                <w:rStyle w:val="Kommentarzeichen"/>
              </w:rPr>
              <w:commentReference w:id="21"/>
            </w:r>
            <w:r>
              <w:rPr>
                <w:lang w:val="en-GB"/>
              </w:rPr>
              <w:t>.</w:t>
            </w:r>
            <w:commentRangeStart w:id="22"/>
            <w:r>
              <w:rPr>
                <w:lang w:val="en-GB"/>
              </w:rPr>
              <w:t xml:space="preserve"> After initial fits with all the samples of </w:t>
            </w:r>
            <w:commentRangeStart w:id="23"/>
            <w:r>
              <w:rPr>
                <w:lang w:val="en-GB"/>
              </w:rPr>
              <w:t xml:space="preserve">each </w:t>
            </w:r>
            <w:commentRangeEnd w:id="23"/>
            <w:r w:rsidR="00570D39">
              <w:rPr>
                <w:rStyle w:val="Kommentarzeichen"/>
              </w:rPr>
              <w:commentReference w:id="23"/>
            </w:r>
            <w:r>
              <w:rPr>
                <w:lang w:val="en-GB"/>
              </w:rPr>
              <w:t xml:space="preserve">group, the data were filtered according to a fixed threshold for a defined coefficient of variation (CV) assessing the ROI heterogeneity. Second fits were performed on these filtered data sets and then additional fits were done on BV/TV &amp; fabric anisotropy (DA) matched data to detect statistical differences between the two groups. This full and filtered data were in turn compared with previous results from </w:t>
            </w:r>
            <w:proofErr w:type="spellStart"/>
            <w:r>
              <w:rPr>
                <w:rFonts w:ascii="Latin Modern Math" w:hAnsi="Latin Modern Math" w:cs="Latin Modern Math"/>
                <w:lang w:val="en-GB"/>
              </w:rPr>
              <w:t>μ</w:t>
            </w:r>
            <w:r>
              <w:rPr>
                <w:lang w:val="en-GB"/>
              </w:rPr>
              <w:t>CT</w:t>
            </w:r>
            <w:proofErr w:type="spellEnd"/>
            <w:r>
              <w:rPr>
                <w:lang w:val="en-GB"/>
              </w:rPr>
              <w:t xml:space="preserve"> reconstructions obtained in other anatomical locations.</w:t>
            </w:r>
            <w:commentRangeEnd w:id="22"/>
            <w:r w:rsidR="00570D39">
              <w:rPr>
                <w:rStyle w:val="Kommentarzeichen"/>
              </w:rPr>
              <w:commentReference w:id="22"/>
            </w:r>
          </w:p>
          <w:p w14:paraId="3B6FFF48" w14:textId="0138C041" w:rsidR="008F73E9" w:rsidRPr="000B6750" w:rsidRDefault="00130597" w:rsidP="000B6750">
            <w:pPr>
              <w:rPr>
                <w:lang w:val="en-US"/>
              </w:rPr>
            </w:pPr>
            <w:r>
              <w:rPr>
                <w:lang w:val="en-GB"/>
              </w:rPr>
              <w:tab/>
            </w:r>
            <w:del w:id="24" w:author="Schenk, Denis Elia (ARTORG)" w:date="2021-05-21T09:49:00Z">
              <w:r w:rsidDel="00570D39">
                <w:rPr>
                  <w:lang w:val="en-GB"/>
                </w:rPr>
                <w:delText xml:space="preserve">In agreement with </w:delText>
              </w:r>
            </w:del>
            <w:del w:id="25" w:author="Schenk, Denis Elia (ARTORG)" w:date="2021-05-21T09:46:00Z">
              <w:r w:rsidDel="00570D39">
                <w:rPr>
                  <w:lang w:val="en-GB"/>
                </w:rPr>
                <w:delText xml:space="preserve">available </w:delText>
              </w:r>
            </w:del>
            <w:del w:id="26" w:author="Schenk, Denis Elia (ARTORG)" w:date="2021-05-21T09:49:00Z">
              <w:r w:rsidDel="00570D39">
                <w:rPr>
                  <w:lang w:val="en-GB"/>
                </w:rPr>
                <w:delText xml:space="preserve">literature, </w:delText>
              </w:r>
            </w:del>
            <w:ins w:id="27" w:author="Schenk, Denis Elia (ARTORG)" w:date="2021-05-21T09:47:00Z">
              <w:r w:rsidR="00570D39">
                <w:rPr>
                  <w:lang w:val="en-GB"/>
                </w:rPr>
                <w:t xml:space="preserve">Compared to healthy controls, </w:t>
              </w:r>
            </w:ins>
            <w:ins w:id="28" w:author="Schenk, Denis Elia (ARTORG)" w:date="2021-05-21T09:46:00Z">
              <w:r w:rsidR="00570D39">
                <w:rPr>
                  <w:lang w:val="en-GB"/>
                </w:rPr>
                <w:t xml:space="preserve">we found the OI samples to have </w:t>
              </w:r>
            </w:ins>
            <w:r>
              <w:rPr>
                <w:lang w:val="en-GB"/>
              </w:rPr>
              <w:t>significantly lower BV/TV</w:t>
            </w:r>
            <w:ins w:id="29" w:author="Schenk, Denis Elia (ARTORG)" w:date="2021-05-21T09:48:00Z">
              <w:r w:rsidR="00570D39">
                <w:rPr>
                  <w:lang w:val="en-GB"/>
                </w:rPr>
                <w:t xml:space="preserve"> and</w:t>
              </w:r>
            </w:ins>
            <w:del w:id="30" w:author="Schenk, Denis Elia (ARTORG)" w:date="2021-05-21T09:48:00Z">
              <w:r w:rsidDel="00570D39">
                <w:rPr>
                  <w:lang w:val="en-GB"/>
                </w:rPr>
                <w:delText>,</w:delText>
              </w:r>
            </w:del>
            <w:r>
              <w:rPr>
                <w:lang w:val="en-GB"/>
              </w:rPr>
              <w:t xml:space="preserve"> trabecular number (Tb N), significantly higher trabecular spacing (Tb </w:t>
            </w:r>
            <w:proofErr w:type="spellStart"/>
            <w:r>
              <w:rPr>
                <w:lang w:val="en-GB"/>
              </w:rPr>
              <w:t>Sp</w:t>
            </w:r>
            <w:proofErr w:type="spellEnd"/>
            <w:r>
              <w:rPr>
                <w:lang w:val="en-GB"/>
              </w:rPr>
              <w:t>)</w:t>
            </w:r>
            <w:ins w:id="31" w:author="Schenk, Denis Elia (ARTORG)" w:date="2021-05-21T09:48:00Z">
              <w:r w:rsidR="00570D39">
                <w:rPr>
                  <w:lang w:val="en-GB"/>
                </w:rPr>
                <w:t xml:space="preserve"> and </w:t>
              </w:r>
            </w:ins>
            <w:del w:id="32" w:author="Schenk, Denis Elia (ARTORG)" w:date="2021-05-21T09:48:00Z">
              <w:r w:rsidDel="00570D39">
                <w:rPr>
                  <w:lang w:val="en-GB"/>
                </w:rPr>
                <w:delText xml:space="preserve">, </w:delText>
              </w:r>
            </w:del>
            <w:r>
              <w:rPr>
                <w:lang w:val="en-GB"/>
              </w:rPr>
              <w:t xml:space="preserve">trabecular spacing standard deviation (Tb </w:t>
            </w:r>
            <w:proofErr w:type="spellStart"/>
            <w:r>
              <w:rPr>
                <w:lang w:val="en-GB"/>
              </w:rPr>
              <w:t>Sp</w:t>
            </w:r>
            <w:proofErr w:type="spellEnd"/>
            <w:r>
              <w:rPr>
                <w:lang w:val="en-GB"/>
              </w:rPr>
              <w:t xml:space="preserve"> SD), but no differences in trabecular thickness (Tb Th)</w:t>
            </w:r>
            <w:del w:id="33" w:author="Schenk, Denis Elia (ARTORG)" w:date="2021-05-21T09:48:00Z">
              <w:r w:rsidDel="00570D39">
                <w:rPr>
                  <w:lang w:val="en-GB"/>
                </w:rPr>
                <w:delText xml:space="preserve"> were found between OI and controls</w:delText>
              </w:r>
            </w:del>
            <w:r>
              <w:rPr>
                <w:lang w:val="en-GB"/>
              </w:rPr>
              <w:t>.</w:t>
            </w:r>
            <w:ins w:id="34" w:author="Schenk, Denis Elia (ARTORG)" w:date="2021-05-21T09:49:00Z">
              <w:r w:rsidR="00570D39">
                <w:rPr>
                  <w:lang w:val="en-GB"/>
                </w:rPr>
                <w:t xml:space="preserve"> This </w:t>
              </w:r>
              <w:proofErr w:type="gramStart"/>
              <w:r w:rsidR="00570D39">
                <w:rPr>
                  <w:lang w:val="en-GB"/>
                </w:rPr>
                <w:t>is in agreement</w:t>
              </w:r>
              <w:proofErr w:type="gramEnd"/>
              <w:r w:rsidR="00570D39">
                <w:rPr>
                  <w:lang w:val="en-GB"/>
                </w:rPr>
                <w:t xml:space="preserve"> to literature.</w:t>
              </w:r>
            </w:ins>
            <w:r>
              <w:rPr>
                <w:lang w:val="en-GB"/>
              </w:rPr>
              <w:t xml:space="preserve"> The stiffness of ROIs from OI bone reached </w:t>
            </w:r>
            <w:commentRangeStart w:id="35"/>
            <w:r>
              <w:rPr>
                <w:lang w:val="en-GB"/>
              </w:rPr>
              <w:t xml:space="preserve">lower values </w:t>
            </w:r>
            <w:commentRangeEnd w:id="35"/>
            <w:r w:rsidR="00570D39">
              <w:rPr>
                <w:rStyle w:val="Kommentarzeichen"/>
              </w:rPr>
              <w:commentReference w:id="35"/>
            </w:r>
            <w:r>
              <w:rPr>
                <w:lang w:val="en-GB"/>
              </w:rPr>
              <w:t xml:space="preserve">and the multilinear fabric-elasticity fits tended to overestimate the stiffness in the lower range. </w:t>
            </w:r>
            <w:del w:id="36" w:author="Schenk, Denis Elia (ARTORG)" w:date="2021-05-21T09:50:00Z">
              <w:r w:rsidDel="00570D39">
                <w:rPr>
                  <w:lang w:val="en-GB"/>
                </w:rPr>
                <w:delText>Filtering out</w:delText>
              </w:r>
            </w:del>
            <w:ins w:id="37" w:author="Schenk, Denis Elia (ARTORG)" w:date="2021-05-21T09:50:00Z">
              <w:r w:rsidR="00570D39">
                <w:rPr>
                  <w:lang w:val="en-GB"/>
                </w:rPr>
                <w:t>Th filtering of</w:t>
              </w:r>
            </w:ins>
            <w:r>
              <w:rPr>
                <w:lang w:val="en-GB"/>
              </w:rPr>
              <w:t xml:space="preserve"> highly heterogeneous ROIs removed these low stiffness ROIs and lead to similar correlation coefficients for both OI and healthy groups. Finally, the BV/TV &amp; DA matched data revealed no significant differences in fabric-elasticity parameters </w:t>
            </w:r>
            <w:commentRangeStart w:id="38"/>
            <w:r>
              <w:rPr>
                <w:lang w:val="en-GB"/>
              </w:rPr>
              <w:t>between OI and healthy individuals</w:t>
            </w:r>
            <w:commentRangeEnd w:id="38"/>
            <w:r w:rsidR="00570D39">
              <w:rPr>
                <w:rStyle w:val="Kommentarzeichen"/>
              </w:rPr>
              <w:commentReference w:id="38"/>
            </w:r>
            <w:r>
              <w:rPr>
                <w:lang w:val="en-GB"/>
              </w:rPr>
              <w:t>. Compar</w:t>
            </w:r>
            <w:ins w:id="39" w:author="Schenk, Denis Elia (ARTORG)" w:date="2021-05-21T09:51:00Z">
              <w:r w:rsidR="00570D39">
                <w:rPr>
                  <w:lang w:val="en-GB"/>
                </w:rPr>
                <w:t>ed</w:t>
              </w:r>
            </w:ins>
            <w:del w:id="40" w:author="Schenk, Denis Elia (ARTORG)" w:date="2021-05-21T09:51:00Z">
              <w:r w:rsidDel="00570D39">
                <w:rPr>
                  <w:lang w:val="en-GB"/>
                </w:rPr>
                <w:delText>ing</w:delText>
              </w:r>
            </w:del>
            <w:r>
              <w:rPr>
                <w:lang w:val="en-GB"/>
              </w:rPr>
              <w:t xml:space="preserve"> </w:t>
            </w:r>
            <w:del w:id="41" w:author="Schenk, Denis Elia (ARTORG)" w:date="2021-05-21T09:51:00Z">
              <w:r w:rsidDel="00570D39">
                <w:rPr>
                  <w:lang w:val="en-GB"/>
                </w:rPr>
                <w:delText xml:space="preserve">with </w:delText>
              </w:r>
            </w:del>
            <w:ins w:id="42" w:author="Schenk, Denis Elia (ARTORG)" w:date="2021-05-21T09:51:00Z">
              <w:r w:rsidR="00570D39">
                <w:rPr>
                  <w:lang w:val="en-GB"/>
                </w:rPr>
                <w:t xml:space="preserve">to </w:t>
              </w:r>
            </w:ins>
            <w:r>
              <w:rPr>
                <w:lang w:val="en-GB"/>
              </w:rPr>
              <w:t xml:space="preserve">previous </w:t>
            </w:r>
            <w:commentRangeStart w:id="43"/>
            <w:r>
              <w:rPr>
                <w:lang w:val="en-GB"/>
              </w:rPr>
              <w:t>studies</w:t>
            </w:r>
            <w:commentRangeEnd w:id="43"/>
            <w:r w:rsidR="00570D39">
              <w:rPr>
                <w:rStyle w:val="Kommentarzeichen"/>
              </w:rPr>
              <w:commentReference w:id="43"/>
            </w:r>
            <w:r>
              <w:rPr>
                <w:lang w:val="en-GB"/>
              </w:rPr>
              <w:t xml:space="preserve">, the stiffness constants from </w:t>
            </w:r>
            <w:ins w:id="44" w:author="Schenk, Denis Elia (ARTORG)" w:date="2021-05-21T09:51:00Z">
              <w:r w:rsidR="00570D39">
                <w:rPr>
                  <w:lang w:val="en-GB"/>
                </w:rPr>
                <w:t xml:space="preserve">the </w:t>
              </w:r>
            </w:ins>
            <w:r>
              <w:rPr>
                <w:lang w:val="en-GB"/>
              </w:rPr>
              <w:t xml:space="preserve">61 </w:t>
            </w:r>
            <w:proofErr w:type="spellStart"/>
            <w:r>
              <w:rPr>
                <w:rFonts w:ascii="Latin Modern Math" w:hAnsi="Latin Modern Math" w:cs="Latin Modern Math"/>
                <w:lang w:val="en-GB"/>
              </w:rPr>
              <w:t>μ</w:t>
            </w:r>
            <w:r>
              <w:rPr>
                <w:lang w:val="en-GB"/>
              </w:rPr>
              <w:t>m</w:t>
            </w:r>
            <w:proofErr w:type="spellEnd"/>
            <w:r>
              <w:rPr>
                <w:lang w:val="en-GB"/>
              </w:rPr>
              <w:t xml:space="preserve"> resolution HR-pQCT ROIs were lower than for </w:t>
            </w:r>
            <w:ins w:id="45" w:author="Schenk, Denis Elia (ARTORG)" w:date="2021-05-21T09:52:00Z">
              <w:r w:rsidR="00570D39">
                <w:rPr>
                  <w:lang w:val="en-GB"/>
                </w:rPr>
                <w:t xml:space="preserve">the </w:t>
              </w:r>
            </w:ins>
            <w:r>
              <w:rPr>
                <w:lang w:val="en-GB"/>
              </w:rPr>
              <w:t xml:space="preserve">36 </w:t>
            </w:r>
            <w:proofErr w:type="spellStart"/>
            <w:r>
              <w:rPr>
                <w:rFonts w:ascii="Latin Modern Math" w:hAnsi="Latin Modern Math" w:cs="Latin Modern Math"/>
                <w:lang w:val="en-GB"/>
              </w:rPr>
              <w:t>μ</w:t>
            </w:r>
            <w:r>
              <w:rPr>
                <w:lang w:val="en-GB"/>
              </w:rPr>
              <w:t>m</w:t>
            </w:r>
            <w:proofErr w:type="spellEnd"/>
            <w:r>
              <w:rPr>
                <w:lang w:val="en-GB"/>
              </w:rPr>
              <w:t xml:space="preserve"> resolution </w:t>
            </w:r>
            <w:proofErr w:type="spellStart"/>
            <w:r>
              <w:rPr>
                <w:rFonts w:ascii="Latin Modern Math" w:hAnsi="Latin Modern Math" w:cs="Latin Modern Math"/>
                <w:lang w:val="en-GB"/>
              </w:rPr>
              <w:t>μ</w:t>
            </w:r>
            <w:r>
              <w:rPr>
                <w:lang w:val="en-GB"/>
              </w:rPr>
              <w:t>m</w:t>
            </w:r>
            <w:proofErr w:type="spellEnd"/>
            <w:r>
              <w:rPr>
                <w:lang w:val="en-GB"/>
              </w:rPr>
              <w:t xml:space="preserve"> </w:t>
            </w:r>
            <w:ins w:id="46" w:author="Schenk, Denis Elia (ARTORG)" w:date="2021-05-21T09:52:00Z">
              <w:r w:rsidR="00570D39">
                <w:rPr>
                  <w:lang w:val="en-GB"/>
                </w:rPr>
                <w:t>u</w:t>
              </w:r>
            </w:ins>
            <w:r>
              <w:rPr>
                <w:lang w:val="en-GB"/>
              </w:rPr>
              <w:t xml:space="preserve">CT </w:t>
            </w:r>
            <w:del w:id="47" w:author="Schenk, Denis Elia (ARTORG)" w:date="2021-05-21T09:52:00Z">
              <w:r w:rsidDel="00570D39">
                <w:rPr>
                  <w:lang w:val="en-GB"/>
                </w:rPr>
                <w:delText>images</w:delText>
              </w:r>
            </w:del>
            <w:ins w:id="48" w:author="Schenk, Denis Elia (ARTORG)" w:date="2021-05-21T09:52:00Z">
              <w:r w:rsidR="00570D39">
                <w:rPr>
                  <w:lang w:val="en-GB"/>
                </w:rPr>
                <w:t>ROIs</w:t>
              </w:r>
            </w:ins>
            <w:r>
              <w:rPr>
                <w:lang w:val="en-GB"/>
              </w:rPr>
              <w:t>.</w:t>
            </w:r>
          </w:p>
          <w:p w14:paraId="52A13683" w14:textId="77777777" w:rsidR="008F73E9" w:rsidRPr="000B6750" w:rsidRDefault="00130597" w:rsidP="000B6750">
            <w:pPr>
              <w:rPr>
                <w:lang w:val="en-US"/>
              </w:rPr>
            </w:pPr>
            <w:r>
              <w:rPr>
                <w:lang w:val="en-GB"/>
              </w:rPr>
              <w:tab/>
              <w:t>In conclusion, despite the reduced regression parameters found for HR-pQCT images, the fabric-elasticity relationships between OI and healthy individuals are similar when the trabecular bone ROIs are sufficiently homogeneous to perform the mechanical analysis. Since highly heterogenous ROIs coincide with very low BV/TV, we expect them to play a minor role in hFE analysis of distal bone sections or parts.</w:t>
            </w:r>
          </w:p>
        </w:tc>
      </w:tr>
    </w:tbl>
    <w:p w14:paraId="769D8E24" w14:textId="77777777" w:rsidR="008F73E9" w:rsidRPr="000B6750" w:rsidRDefault="008F73E9">
      <w:pPr>
        <w:rPr>
          <w:lang w:val="en-US"/>
        </w:rPr>
      </w:pPr>
    </w:p>
    <w:p w14:paraId="1562E9FA" w14:textId="77777777" w:rsidR="008F73E9" w:rsidRPr="000B6750" w:rsidRDefault="008F73E9">
      <w:pPr>
        <w:rPr>
          <w:lang w:val="en-US"/>
        </w:rPr>
      </w:pPr>
    </w:p>
    <w:p w14:paraId="0EB6C8B5" w14:textId="77777777" w:rsidR="008F73E9" w:rsidRPr="000B6750" w:rsidRDefault="00130597">
      <w:pPr>
        <w:jc w:val="both"/>
        <w:rPr>
          <w:lang w:val="en-US"/>
        </w:rPr>
      </w:pPr>
      <w:r>
        <w:rPr>
          <w:b/>
          <w:lang w:val="en-GB"/>
        </w:rPr>
        <w:t>1. Introduction</w:t>
      </w:r>
    </w:p>
    <w:p w14:paraId="153E73AA" w14:textId="77777777" w:rsidR="008F73E9" w:rsidRPr="000B6750" w:rsidRDefault="008F73E9">
      <w:pPr>
        <w:jc w:val="both"/>
        <w:rPr>
          <w:lang w:val="en-US"/>
        </w:rPr>
      </w:pPr>
    </w:p>
    <w:p w14:paraId="17E8052C" w14:textId="1C305694" w:rsidR="008F73E9" w:rsidRPr="000B6750" w:rsidRDefault="00130597" w:rsidP="000B6750">
      <w:pPr>
        <w:rPr>
          <w:lang w:val="en-US"/>
        </w:rPr>
      </w:pPr>
      <w:r>
        <w:rPr>
          <w:lang w:val="en-GB"/>
        </w:rPr>
        <w:t>Osteogenesis imperfecta (OI) is an inherited form of bone fragility [</w:t>
      </w:r>
      <w:proofErr w:type="spellStart"/>
      <w:r>
        <w:rPr>
          <w:lang w:val="en-GB"/>
        </w:rPr>
        <w:t>Tournis</w:t>
      </w:r>
      <w:proofErr w:type="spellEnd"/>
      <w:r>
        <w:rPr>
          <w:lang w:val="en-GB"/>
        </w:rPr>
        <w:t xml:space="preserve"> 2018]. It was estimated to concern about 1/13'500</w:t>
      </w:r>
      <w:ins w:id="49" w:author="Schenk, Denis Elia (ARTORG)" w:date="2021-05-21T09:53:00Z">
        <w:r w:rsidR="00C03B04">
          <w:rPr>
            <w:lang w:val="en-GB"/>
          </w:rPr>
          <w:t xml:space="preserve"> of</w:t>
        </w:r>
      </w:ins>
      <w:r>
        <w:rPr>
          <w:lang w:val="en-GB"/>
        </w:rPr>
        <w:t xml:space="preserve"> births, less severe forms being not accounted in this estimation</w:t>
      </w:r>
      <w:ins w:id="50" w:author="Schenk, Denis Elia (ARTORG)" w:date="2021-05-21T09:53:00Z">
        <w:r w:rsidR="00C03B04">
          <w:rPr>
            <w:lang w:val="en-GB"/>
          </w:rPr>
          <w:t>,</w:t>
        </w:r>
      </w:ins>
      <w:r>
        <w:rPr>
          <w:lang w:val="en-GB"/>
        </w:rPr>
        <w:t xml:space="preserve"> as they are recognized later in life [Lindahl 2015]. Therefore, OI is considered as </w:t>
      </w:r>
      <w:r>
        <w:rPr>
          <w:lang w:val="en-GB"/>
        </w:rPr>
        <w:lastRenderedPageBreak/>
        <w:t xml:space="preserve">a rare metabolic bone disorder. </w:t>
      </w:r>
      <w:proofErr w:type="spellStart"/>
      <w:r>
        <w:rPr>
          <w:lang w:val="en-GB"/>
        </w:rPr>
        <w:t>Sillence</w:t>
      </w:r>
      <w:proofErr w:type="spellEnd"/>
      <w:r>
        <w:rPr>
          <w:lang w:val="en-GB"/>
        </w:rPr>
        <w:t xml:space="preserve"> classification [</w:t>
      </w:r>
      <w:proofErr w:type="spellStart"/>
      <w:r>
        <w:rPr>
          <w:lang w:val="en-GB"/>
        </w:rPr>
        <w:t>Sillence</w:t>
      </w:r>
      <w:proofErr w:type="spellEnd"/>
      <w:r>
        <w:rPr>
          <w:lang w:val="en-GB"/>
        </w:rPr>
        <w:t xml:space="preserve"> 1979] allows to define four main types of OI based on the clinical phenotype:</w:t>
      </w:r>
    </w:p>
    <w:p w14:paraId="3B1B163E" w14:textId="6112AF7E" w:rsidR="008F73E9" w:rsidRDefault="00130597" w:rsidP="000B6750">
      <w:pPr>
        <w:pStyle w:val="Listenabsatz"/>
        <w:numPr>
          <w:ilvl w:val="0"/>
          <w:numId w:val="6"/>
        </w:numPr>
      </w:pPr>
      <w:r w:rsidRPr="000B6750">
        <w:rPr>
          <w:lang w:val="en-GB"/>
        </w:rPr>
        <w:t>Type I: less severe</w:t>
      </w:r>
    </w:p>
    <w:p w14:paraId="19311747" w14:textId="331C735E" w:rsidR="008F73E9" w:rsidRPr="000B6750" w:rsidRDefault="00130597" w:rsidP="000B6750">
      <w:pPr>
        <w:pStyle w:val="Listenabsatz"/>
        <w:numPr>
          <w:ilvl w:val="0"/>
          <w:numId w:val="6"/>
        </w:numPr>
        <w:rPr>
          <w:lang w:val="en-US"/>
        </w:rPr>
      </w:pPr>
      <w:r w:rsidRPr="000B6750">
        <w:rPr>
          <w:lang w:val="en-GB"/>
        </w:rPr>
        <w:t>Type II: lethal at most shortly after birth</w:t>
      </w:r>
    </w:p>
    <w:p w14:paraId="0B56AE9A" w14:textId="74CF6C99" w:rsidR="008F73E9" w:rsidRPr="000B6750" w:rsidRDefault="00130597" w:rsidP="000B6750">
      <w:pPr>
        <w:pStyle w:val="Listenabsatz"/>
        <w:numPr>
          <w:ilvl w:val="0"/>
          <w:numId w:val="6"/>
        </w:numPr>
        <w:rPr>
          <w:lang w:val="en-US"/>
        </w:rPr>
      </w:pPr>
      <w:r w:rsidRPr="000B6750">
        <w:rPr>
          <w:lang w:val="en-GB"/>
        </w:rPr>
        <w:t>Type III: most severe surviving form</w:t>
      </w:r>
    </w:p>
    <w:p w14:paraId="1774F914" w14:textId="4F399522" w:rsidR="008F73E9" w:rsidRDefault="00130597" w:rsidP="000B6750">
      <w:pPr>
        <w:pStyle w:val="Listenabsatz"/>
        <w:numPr>
          <w:ilvl w:val="0"/>
          <w:numId w:val="6"/>
        </w:numPr>
      </w:pPr>
      <w:r w:rsidRPr="000B6750">
        <w:rPr>
          <w:lang w:val="en-GB"/>
        </w:rPr>
        <w:t>Type IV: intermediate severity</w:t>
      </w:r>
    </w:p>
    <w:p w14:paraId="7D843167" w14:textId="3E799CA2" w:rsidR="008F73E9" w:rsidRPr="000B6750" w:rsidRDefault="00130597" w:rsidP="000B6750">
      <w:pPr>
        <w:rPr>
          <w:lang w:val="en-US"/>
        </w:rPr>
      </w:pPr>
      <w:r>
        <w:rPr>
          <w:lang w:val="en-GB"/>
        </w:rPr>
        <w:t xml:space="preserve">Also </w:t>
      </w:r>
      <w:ins w:id="51" w:author="Schenk, Denis Elia (ARTORG)" w:date="2021-05-21T09:53:00Z">
        <w:r w:rsidR="00C03B04">
          <w:rPr>
            <w:lang w:val="en-GB"/>
          </w:rPr>
          <w:t xml:space="preserve">commonly </w:t>
        </w:r>
      </w:ins>
      <w:r>
        <w:rPr>
          <w:lang w:val="en-GB"/>
        </w:rPr>
        <w:t>known as "brittle bone disease", OI is characterized by impaired synthesis of type I collagen, leading to such brittle and fragile bones [LIM 2017].</w:t>
      </w:r>
    </w:p>
    <w:p w14:paraId="53684503" w14:textId="77777777" w:rsidR="008F73E9" w:rsidRPr="000B6750" w:rsidRDefault="008F73E9" w:rsidP="000B6750">
      <w:pPr>
        <w:rPr>
          <w:lang w:val="en-US"/>
        </w:rPr>
      </w:pPr>
    </w:p>
    <w:p w14:paraId="622C6306" w14:textId="1A53A794" w:rsidR="008F73E9" w:rsidRPr="000B6750" w:rsidRDefault="00130597" w:rsidP="000B6750">
      <w:pPr>
        <w:rPr>
          <w:lang w:val="en-US"/>
        </w:rPr>
      </w:pPr>
      <w:r>
        <w:rPr>
          <w:lang w:val="en-GB"/>
        </w:rPr>
        <w:t>Bone fragility in OI is complex and not totally understood</w:t>
      </w:r>
      <w:ins w:id="52" w:author="Schenk, Denis Elia (ARTORG)" w:date="2021-05-21T09:54:00Z">
        <w:r w:rsidR="00C03B04">
          <w:rPr>
            <w:lang w:val="en-GB"/>
          </w:rPr>
          <w:t>,</w:t>
        </w:r>
      </w:ins>
      <w:r>
        <w:rPr>
          <w:lang w:val="en-GB"/>
        </w:rPr>
        <w:t xml:space="preserve"> despite the investigations at different hierarchical levels. Multiple studies show that DXA areal </w:t>
      </w:r>
      <w:ins w:id="53" w:author="Schenk, Denis Elia (ARTORG)" w:date="2021-05-21T09:58:00Z">
        <w:r w:rsidR="00C03B04">
          <w:rPr>
            <w:lang w:val="en-GB"/>
          </w:rPr>
          <w:t>bone mineral density</w:t>
        </w:r>
      </w:ins>
      <w:del w:id="54" w:author="Schenk, Denis Elia (ARTORG)" w:date="2021-05-21T09:58:00Z">
        <w:r w:rsidDel="00C03B04">
          <w:rPr>
            <w:lang w:val="en-GB"/>
          </w:rPr>
          <w:delText>BMD</w:delText>
        </w:r>
      </w:del>
      <w:r>
        <w:rPr>
          <w:lang w:val="en-GB"/>
        </w:rPr>
        <w:t xml:space="preserve"> (aBMD) tends to be lower in OI </w:t>
      </w:r>
      <w:del w:id="55" w:author="Schenk, Denis Elia (ARTORG)" w:date="2021-05-21T09:54:00Z">
        <w:r w:rsidDel="00C03B04">
          <w:rPr>
            <w:lang w:val="en-GB"/>
          </w:rPr>
          <w:delText xml:space="preserve">than </w:delText>
        </w:r>
      </w:del>
      <w:r>
        <w:rPr>
          <w:lang w:val="en-GB"/>
        </w:rPr>
        <w:t>compared to healthy individuals [</w:t>
      </w:r>
      <w:proofErr w:type="spellStart"/>
      <w:r>
        <w:rPr>
          <w:lang w:val="en-GB"/>
        </w:rPr>
        <w:t>Folkestad</w:t>
      </w:r>
      <w:proofErr w:type="spellEnd"/>
      <w:r>
        <w:rPr>
          <w:lang w:val="en-GB"/>
        </w:rPr>
        <w:t xml:space="preserve"> 2012, Lindahl 2015, Scheres2018]. </w:t>
      </w:r>
      <w:commentRangeStart w:id="56"/>
      <w:r>
        <w:rPr>
          <w:lang w:val="en-GB"/>
        </w:rPr>
        <w:t>The microstructure is different as well</w:t>
      </w:r>
      <w:commentRangeEnd w:id="56"/>
      <w:r w:rsidR="00C03B04">
        <w:rPr>
          <w:rStyle w:val="Kommentarzeichen"/>
        </w:rPr>
        <w:commentReference w:id="56"/>
      </w:r>
      <w:r>
        <w:rPr>
          <w:lang w:val="en-GB"/>
        </w:rPr>
        <w:t>. [</w:t>
      </w:r>
      <w:proofErr w:type="spellStart"/>
      <w:r>
        <w:rPr>
          <w:lang w:val="en-GB"/>
        </w:rPr>
        <w:t>Folkestad</w:t>
      </w:r>
      <w:proofErr w:type="spellEnd"/>
      <w:r>
        <w:rPr>
          <w:lang w:val="en-GB"/>
        </w:rPr>
        <w:t xml:space="preserve"> 2012], [</w:t>
      </w:r>
      <w:proofErr w:type="spellStart"/>
      <w:r>
        <w:rPr>
          <w:lang w:val="en-GB"/>
        </w:rPr>
        <w:t>Kocijan</w:t>
      </w:r>
      <w:proofErr w:type="spellEnd"/>
      <w:r>
        <w:rPr>
          <w:lang w:val="en-GB"/>
        </w:rPr>
        <w:t xml:space="preserve"> 2015], and [Rolvien2018] </w:t>
      </w:r>
      <w:ins w:id="57" w:author="Schenk, Denis Elia (ARTORG)" w:date="2021-05-21T09:55:00Z">
        <w:r w:rsidR="00C03B04">
          <w:rPr>
            <w:lang w:val="en-GB"/>
          </w:rPr>
          <w:t xml:space="preserve">have </w:t>
        </w:r>
      </w:ins>
      <w:r>
        <w:rPr>
          <w:lang w:val="en-GB"/>
        </w:rPr>
        <w:t xml:space="preserve">shown that </w:t>
      </w:r>
      <w:ins w:id="58" w:author="Schenk, Denis Elia (ARTORG)" w:date="2021-05-21T09:56:00Z">
        <w:r w:rsidR="00C03B04">
          <w:rPr>
            <w:lang w:val="en-GB"/>
          </w:rPr>
          <w:t>bone volume fraction (</w:t>
        </w:r>
      </w:ins>
      <w:r>
        <w:rPr>
          <w:lang w:val="en-GB"/>
        </w:rPr>
        <w:t>BV/TV</w:t>
      </w:r>
      <w:ins w:id="59" w:author="Schenk, Denis Elia (ARTORG)" w:date="2021-05-21T09:56:00Z">
        <w:r w:rsidR="00C03B04">
          <w:rPr>
            <w:lang w:val="en-GB"/>
          </w:rPr>
          <w:t>)</w:t>
        </w:r>
      </w:ins>
      <w:r>
        <w:rPr>
          <w:lang w:val="en-GB"/>
        </w:rPr>
        <w:t xml:space="preserve"> and trabecular number</w:t>
      </w:r>
      <w:ins w:id="60" w:author="Schenk, Denis Elia (ARTORG)" w:date="2021-05-21T09:56:00Z">
        <w:r w:rsidR="00C03B04">
          <w:rPr>
            <w:lang w:val="en-GB"/>
          </w:rPr>
          <w:t xml:space="preserve"> (</w:t>
        </w:r>
        <w:proofErr w:type="gramStart"/>
        <w:r w:rsidR="00C03B04">
          <w:rPr>
            <w:lang w:val="en-GB"/>
          </w:rPr>
          <w:t>Tb.N</w:t>
        </w:r>
        <w:proofErr w:type="gramEnd"/>
        <w:r w:rsidR="00C03B04">
          <w:rPr>
            <w:lang w:val="en-GB"/>
          </w:rPr>
          <w:t>)</w:t>
        </w:r>
      </w:ins>
      <w:r>
        <w:rPr>
          <w:lang w:val="en-GB"/>
        </w:rPr>
        <w:t xml:space="preserve"> in OI</w:t>
      </w:r>
      <w:ins w:id="61" w:author="Schenk, Denis Elia (ARTORG)" w:date="2021-05-21T09:56:00Z">
        <w:r w:rsidR="00C03B04">
          <w:rPr>
            <w:lang w:val="en-GB"/>
          </w:rPr>
          <w:t xml:space="preserve"> bone</w:t>
        </w:r>
      </w:ins>
      <w:r>
        <w:rPr>
          <w:lang w:val="en-GB"/>
        </w:rPr>
        <w:t xml:space="preserve"> is lower than for healthy controls. Trabecular spacing</w:t>
      </w:r>
      <w:ins w:id="62" w:author="Schenk, Denis Elia (ARTORG)" w:date="2021-05-21T09:56:00Z">
        <w:r w:rsidR="00C03B04">
          <w:rPr>
            <w:lang w:val="en-GB"/>
          </w:rPr>
          <w:t xml:space="preserve"> (</w:t>
        </w:r>
        <w:proofErr w:type="gramStart"/>
        <w:r w:rsidR="00C03B04">
          <w:rPr>
            <w:lang w:val="en-GB"/>
          </w:rPr>
          <w:t>Tb.Sp</w:t>
        </w:r>
        <w:proofErr w:type="gramEnd"/>
        <w:r w:rsidR="00C03B04">
          <w:rPr>
            <w:lang w:val="en-GB"/>
          </w:rPr>
          <w:t>)</w:t>
        </w:r>
      </w:ins>
      <w:r>
        <w:rPr>
          <w:lang w:val="en-GB"/>
        </w:rPr>
        <w:t xml:space="preserve"> and inhomogeneity </w:t>
      </w:r>
      <w:commentRangeStart w:id="63"/>
      <w:ins w:id="64" w:author="Schenk, Denis Elia (ARTORG)" w:date="2021-05-21T09:57:00Z">
        <w:r w:rsidR="00C03B04">
          <w:rPr>
            <w:lang w:val="en-GB"/>
          </w:rPr>
          <w:t>()</w:t>
        </w:r>
        <w:commentRangeEnd w:id="63"/>
        <w:r w:rsidR="00C03B04">
          <w:rPr>
            <w:rStyle w:val="Kommentarzeichen"/>
          </w:rPr>
          <w:commentReference w:id="63"/>
        </w:r>
        <w:r w:rsidR="00C03B04">
          <w:rPr>
            <w:lang w:val="en-GB"/>
          </w:rPr>
          <w:t xml:space="preserve"> </w:t>
        </w:r>
      </w:ins>
      <w:r>
        <w:rPr>
          <w:lang w:val="en-GB"/>
        </w:rPr>
        <w:t xml:space="preserve">are higher for OI </w:t>
      </w:r>
      <w:del w:id="65" w:author="Schenk, Denis Elia (ARTORG)" w:date="2021-05-21T09:57:00Z">
        <w:r w:rsidDel="00C03B04">
          <w:rPr>
            <w:lang w:val="en-GB"/>
          </w:rPr>
          <w:delText>diagnosed people</w:delText>
        </w:r>
      </w:del>
      <w:ins w:id="66" w:author="Schenk, Denis Elia (ARTORG)" w:date="2021-05-21T09:57:00Z">
        <w:r w:rsidR="00C03B04">
          <w:rPr>
            <w:lang w:val="en-GB"/>
          </w:rPr>
          <w:t>bone,</w:t>
        </w:r>
      </w:ins>
      <w:r>
        <w:rPr>
          <w:lang w:val="en-GB"/>
        </w:rPr>
        <w:t xml:space="preserve"> but the trabecular thickness</w:t>
      </w:r>
      <w:ins w:id="67" w:author="Schenk, Denis Elia (ARTORG)" w:date="2021-05-21T09:57:00Z">
        <w:r w:rsidR="00C03B04">
          <w:rPr>
            <w:lang w:val="en-GB"/>
          </w:rPr>
          <w:t xml:space="preserve"> (Tb.Th.)</w:t>
        </w:r>
      </w:ins>
      <w:r>
        <w:rPr>
          <w:lang w:val="en-GB"/>
        </w:rPr>
        <w:t xml:space="preserve"> is not significantly different. At the ECM level, a recent study shown that </w:t>
      </w:r>
      <w:ins w:id="68" w:author="Schenk, Denis Elia (ARTORG)" w:date="2021-05-21T09:58:00Z">
        <w:r w:rsidR="00C03B04">
          <w:rPr>
            <w:lang w:val="en-GB"/>
          </w:rPr>
          <w:t xml:space="preserve">in compression, </w:t>
        </w:r>
      </w:ins>
      <w:r>
        <w:rPr>
          <w:lang w:val="en-GB"/>
        </w:rPr>
        <w:t>OI bone ten</w:t>
      </w:r>
      <w:ins w:id="69" w:author="Schenk, Denis Elia (ARTORG)" w:date="2021-05-21T09:57:00Z">
        <w:r w:rsidR="00C03B04">
          <w:rPr>
            <w:lang w:val="en-GB"/>
          </w:rPr>
          <w:t>d</w:t>
        </w:r>
      </w:ins>
      <w:del w:id="70" w:author="Schenk, Denis Elia (ARTORG)" w:date="2021-05-21T09:57:00Z">
        <w:r w:rsidDel="00C03B04">
          <w:rPr>
            <w:lang w:val="en-GB"/>
          </w:rPr>
          <w:delText>d</w:delText>
        </w:r>
      </w:del>
      <w:r>
        <w:rPr>
          <w:lang w:val="en-GB"/>
        </w:rPr>
        <w:t xml:space="preserve">s to present higher modulus, ultimate </w:t>
      </w:r>
      <w:proofErr w:type="gramStart"/>
      <w:r>
        <w:rPr>
          <w:lang w:val="en-GB"/>
        </w:rPr>
        <w:t>stress</w:t>
      </w:r>
      <w:proofErr w:type="gramEnd"/>
      <w:r>
        <w:rPr>
          <w:lang w:val="en-GB"/>
        </w:rPr>
        <w:t xml:space="preserve"> and post-yield behavio</w:t>
      </w:r>
      <w:ins w:id="71" w:author="Schenk, Denis Elia (ARTORG)" w:date="2021-05-21T09:57:00Z">
        <w:r w:rsidR="00C03B04">
          <w:rPr>
            <w:lang w:val="en-GB"/>
          </w:rPr>
          <w:t>u</w:t>
        </w:r>
      </w:ins>
      <w:r>
        <w:rPr>
          <w:lang w:val="en-GB"/>
        </w:rPr>
        <w:t xml:space="preserve">r than healthy bone </w:t>
      </w:r>
      <w:del w:id="72" w:author="Schenk, Denis Elia (ARTORG)" w:date="2021-05-21T09:58:00Z">
        <w:r w:rsidDel="00C03B04">
          <w:rPr>
            <w:lang w:val="en-GB"/>
          </w:rPr>
          <w:delText xml:space="preserve">in compression </w:delText>
        </w:r>
      </w:del>
      <w:r>
        <w:rPr>
          <w:lang w:val="en-GB"/>
        </w:rPr>
        <w:t>[</w:t>
      </w:r>
      <w:proofErr w:type="spellStart"/>
      <w:r>
        <w:rPr>
          <w:lang w:val="en-GB"/>
        </w:rPr>
        <w:t>Indermaur</w:t>
      </w:r>
      <w:proofErr w:type="spellEnd"/>
      <w:r>
        <w:rPr>
          <w:lang w:val="en-GB"/>
        </w:rPr>
        <w:t xml:space="preserve"> 2021].</w:t>
      </w:r>
    </w:p>
    <w:p w14:paraId="5BDFBC56" w14:textId="77777777" w:rsidR="008F73E9" w:rsidRPr="000B6750" w:rsidRDefault="008F73E9" w:rsidP="000B6750">
      <w:pPr>
        <w:rPr>
          <w:lang w:val="en-US"/>
        </w:rPr>
      </w:pPr>
    </w:p>
    <w:p w14:paraId="7B736E9D" w14:textId="61F8C10A" w:rsidR="008F73E9" w:rsidRPr="000B6750" w:rsidRDefault="00130597" w:rsidP="000B6750">
      <w:pPr>
        <w:rPr>
          <w:lang w:val="en-US"/>
        </w:rPr>
      </w:pPr>
      <w:r>
        <w:rPr>
          <w:lang w:val="en-GB"/>
        </w:rPr>
        <w:t>High</w:t>
      </w:r>
      <w:ins w:id="73" w:author="Schenk, Denis Elia (ARTORG)" w:date="2021-05-21T09:58:00Z">
        <w:r w:rsidR="00C03B04">
          <w:rPr>
            <w:lang w:val="en-GB"/>
          </w:rPr>
          <w:t>-</w:t>
        </w:r>
      </w:ins>
      <w:del w:id="74" w:author="Schenk, Denis Elia (ARTORG)" w:date="2021-05-21T09:58:00Z">
        <w:r w:rsidDel="00C03B04">
          <w:rPr>
            <w:lang w:val="en-GB"/>
          </w:rPr>
          <w:delText xml:space="preserve"> </w:delText>
        </w:r>
      </w:del>
      <w:r>
        <w:rPr>
          <w:lang w:val="en-GB"/>
        </w:rPr>
        <w:t xml:space="preserve">resolution peripheral quantitative tomography (HR-pQCT) scans allow to perform </w:t>
      </w:r>
      <w:r>
        <w:rPr>
          <w:i/>
          <w:lang w:val="en-GB"/>
        </w:rPr>
        <w:t>in vivo</w:t>
      </w:r>
      <w:r>
        <w:rPr>
          <w:lang w:val="en-GB"/>
        </w:rPr>
        <w:t xml:space="preserve"> assessment of trabecular architecture and volumetric </w:t>
      </w:r>
      <w:del w:id="75" w:author="Schenk, Denis Elia (ARTORG)" w:date="2021-05-21T09:58:00Z">
        <w:r w:rsidDel="00C03B04">
          <w:rPr>
            <w:lang w:val="en-GB"/>
          </w:rPr>
          <w:delText xml:space="preserve">BMD </w:delText>
        </w:r>
      </w:del>
      <w:ins w:id="76" w:author="Schenk, Denis Elia (ARTORG)" w:date="2021-05-21T09:58:00Z">
        <w:r w:rsidR="00C03B04">
          <w:rPr>
            <w:lang w:val="en-GB"/>
          </w:rPr>
          <w:t xml:space="preserve">bone mineral density (vBMD) </w:t>
        </w:r>
      </w:ins>
      <w:r>
        <w:rPr>
          <w:lang w:val="en-GB"/>
        </w:rPr>
        <w:t xml:space="preserve">in </w:t>
      </w:r>
      <w:ins w:id="77" w:author="Schenk, Denis Elia (ARTORG)" w:date="2021-05-21T09:59:00Z">
        <w:r w:rsidR="00C03B04">
          <w:rPr>
            <w:lang w:val="en-GB"/>
          </w:rPr>
          <w:t xml:space="preserve">the </w:t>
        </w:r>
      </w:ins>
      <w:r>
        <w:rPr>
          <w:lang w:val="en-GB"/>
        </w:rPr>
        <w:t xml:space="preserve">distal radius and </w:t>
      </w:r>
      <w:ins w:id="78" w:author="Schenk, Denis Elia (ARTORG)" w:date="2021-05-21T09:59:00Z">
        <w:r w:rsidR="00C03B04">
          <w:rPr>
            <w:lang w:val="en-GB"/>
          </w:rPr>
          <w:t xml:space="preserve">distal </w:t>
        </w:r>
      </w:ins>
      <w:r>
        <w:rPr>
          <w:lang w:val="en-GB"/>
        </w:rPr>
        <w:t xml:space="preserve">tibia [Boutroy 2005]. Moreover, the </w:t>
      </w:r>
      <w:commentRangeStart w:id="79"/>
      <w:r>
        <w:rPr>
          <w:lang w:val="en-GB"/>
        </w:rPr>
        <w:t xml:space="preserve">bony microstructure </w:t>
      </w:r>
      <w:commentRangeEnd w:id="79"/>
      <w:r w:rsidR="00C03B04">
        <w:rPr>
          <w:rStyle w:val="Kommentarzeichen"/>
        </w:rPr>
        <w:commentReference w:id="79"/>
      </w:r>
      <w:r>
        <w:rPr>
          <w:lang w:val="en-GB"/>
        </w:rPr>
        <w:t xml:space="preserve">obtained from HR-pQCT can be used for finite element analysis (FEA) to predict mechanical properties [Boutroy 2008]. Homogenized </w:t>
      </w:r>
      <w:del w:id="80" w:author="Schenk, Denis Elia (ARTORG)" w:date="2021-05-21T10:00:00Z">
        <w:r w:rsidDel="00C03B04">
          <w:rPr>
            <w:lang w:val="en-GB"/>
          </w:rPr>
          <w:delText xml:space="preserve">FE </w:delText>
        </w:r>
      </w:del>
      <w:ins w:id="81" w:author="Schenk, Denis Elia (ARTORG)" w:date="2021-05-21T10:00:00Z">
        <w:r w:rsidR="00C03B04">
          <w:rPr>
            <w:lang w:val="en-GB"/>
          </w:rPr>
          <w:t xml:space="preserve">finite element </w:t>
        </w:r>
      </w:ins>
      <w:r>
        <w:rPr>
          <w:lang w:val="en-GB"/>
        </w:rPr>
        <w:t xml:space="preserve">(hFE) is </w:t>
      </w:r>
      <w:del w:id="82" w:author="Schenk, Denis Elia (ARTORG)" w:date="2021-05-21T10:00:00Z">
        <w:r w:rsidDel="00C03B04">
          <w:rPr>
            <w:lang w:val="en-GB"/>
          </w:rPr>
          <w:delText xml:space="preserve">a FEA scheme including </w:delText>
        </w:r>
      </w:del>
      <w:ins w:id="83" w:author="Schenk, Denis Elia (ARTORG)" w:date="2021-05-21T10:00:00Z">
        <w:r w:rsidR="00C03B04">
          <w:rPr>
            <w:lang w:val="en-GB"/>
          </w:rPr>
          <w:t xml:space="preserve">based on </w:t>
        </w:r>
      </w:ins>
      <w:del w:id="84" w:author="Schenk, Denis Elia (ARTORG)" w:date="2021-05-21T10:00:00Z">
        <w:r w:rsidDel="00C03B04">
          <w:rPr>
            <w:lang w:val="en-GB"/>
          </w:rPr>
          <w:delText>volume fraction (</w:delText>
        </w:r>
      </w:del>
      <w:r>
        <w:rPr>
          <w:lang w:val="en-GB"/>
        </w:rPr>
        <w:t>BV/TV</w:t>
      </w:r>
      <w:del w:id="85" w:author="Schenk, Denis Elia (ARTORG)" w:date="2021-05-21T10:00:00Z">
        <w:r w:rsidDel="00C03B04">
          <w:rPr>
            <w:lang w:val="en-GB"/>
          </w:rPr>
          <w:delText>)</w:delText>
        </w:r>
      </w:del>
      <w:r>
        <w:rPr>
          <w:lang w:val="en-GB"/>
        </w:rPr>
        <w:t xml:space="preserve"> and anisotropy information (fabric) of </w:t>
      </w:r>
      <w:commentRangeStart w:id="86"/>
      <w:r>
        <w:rPr>
          <w:lang w:val="en-GB"/>
        </w:rPr>
        <w:t>trabecular bon</w:t>
      </w:r>
      <w:commentRangeEnd w:id="86"/>
      <w:r w:rsidR="00C03B04">
        <w:rPr>
          <w:rStyle w:val="Kommentarzeichen"/>
        </w:rPr>
        <w:commentReference w:id="86"/>
      </w:r>
      <w:r>
        <w:rPr>
          <w:lang w:val="en-GB"/>
        </w:rPr>
        <w:t xml:space="preserve">e from HR-pQCT </w:t>
      </w:r>
      <w:commentRangeStart w:id="87"/>
      <w:r>
        <w:rPr>
          <w:lang w:val="en-GB"/>
        </w:rPr>
        <w:t xml:space="preserve">which to assess bone strength within reasonable computation time </w:t>
      </w:r>
      <w:del w:id="88" w:author="Schenk, Denis Elia (ARTORG)" w:date="2021-05-21T10:01:00Z">
        <w:r w:rsidDel="00C03B04">
          <w:rPr>
            <w:lang w:val="en-GB"/>
          </w:rPr>
          <w:delText xml:space="preserve"> </w:delText>
        </w:r>
      </w:del>
      <w:r>
        <w:rPr>
          <w:lang w:val="en-GB"/>
        </w:rPr>
        <w:t>[</w:t>
      </w:r>
      <w:proofErr w:type="spellStart"/>
      <w:r>
        <w:rPr>
          <w:lang w:val="en-GB"/>
        </w:rPr>
        <w:t>Pahr</w:t>
      </w:r>
      <w:proofErr w:type="spellEnd"/>
      <w:r>
        <w:rPr>
          <w:lang w:val="en-GB"/>
        </w:rPr>
        <w:t xml:space="preserve"> 2009]. </w:t>
      </w:r>
      <w:commentRangeEnd w:id="87"/>
      <w:r w:rsidR="00C03B04">
        <w:rPr>
          <w:rStyle w:val="Kommentarzeichen"/>
        </w:rPr>
        <w:commentReference w:id="87"/>
      </w:r>
      <w:r>
        <w:rPr>
          <w:lang w:val="en-GB"/>
        </w:rPr>
        <w:t xml:space="preserve">High correlations were found between patient-specific hFE </w:t>
      </w:r>
      <w:del w:id="89" w:author="Schenk, Denis Elia (ARTORG)" w:date="2021-05-21T10:02:00Z">
        <w:r w:rsidDel="00C03B04">
          <w:rPr>
            <w:lang w:val="en-GB"/>
          </w:rPr>
          <w:delText xml:space="preserve"> </w:delText>
        </w:r>
      </w:del>
      <w:r>
        <w:rPr>
          <w:lang w:val="en-GB"/>
        </w:rPr>
        <w:t xml:space="preserve">and mechanical compression experiment of </w:t>
      </w:r>
      <w:del w:id="90" w:author="Schenk, Denis Elia (ARTORG)" w:date="2021-05-21T10:02:00Z">
        <w:r w:rsidDel="00C03B04">
          <w:rPr>
            <w:lang w:val="en-GB"/>
          </w:rPr>
          <w:delText xml:space="preserve">cadaveric </w:delText>
        </w:r>
      </w:del>
      <w:ins w:id="91" w:author="Schenk, Denis Elia (ARTORG)" w:date="2021-05-21T10:02:00Z">
        <w:r w:rsidR="00C03B04">
          <w:rPr>
            <w:lang w:val="en-GB"/>
          </w:rPr>
          <w:t xml:space="preserve">freshly </w:t>
        </w:r>
        <w:proofErr w:type="spellStart"/>
        <w:r w:rsidR="00C03B04">
          <w:rPr>
            <w:lang w:val="en-GB"/>
          </w:rPr>
          <w:t>frozed</w:t>
        </w:r>
        <w:proofErr w:type="spellEnd"/>
        <w:r w:rsidR="00C03B04">
          <w:rPr>
            <w:lang w:val="en-GB"/>
          </w:rPr>
          <w:t xml:space="preserve"> human </w:t>
        </w:r>
      </w:ins>
      <w:r>
        <w:rPr>
          <w:lang w:val="en-GB"/>
        </w:rPr>
        <w:t>samples</w:t>
      </w:r>
      <w:ins w:id="92" w:author="Schenk, Denis Elia (ARTORG)" w:date="2021-05-21T10:02:00Z">
        <w:r w:rsidR="00C03B04">
          <w:rPr>
            <w:lang w:val="en-GB"/>
          </w:rPr>
          <w:t xml:space="preserve"> at the distal radius</w:t>
        </w:r>
      </w:ins>
      <w:r>
        <w:rPr>
          <w:lang w:val="en-GB"/>
        </w:rPr>
        <w:t xml:space="preserve"> [Varga 2011, Arias-Moreno 2019]. Thus, it could be legitimate to use hFE for OI patients bone strength estimation and </w:t>
      </w:r>
      <w:ins w:id="93" w:author="Schenk, Denis Elia (ARTORG)" w:date="2021-05-21T10:03:00Z">
        <w:r w:rsidR="00C03B04">
          <w:rPr>
            <w:lang w:val="en-GB"/>
          </w:rPr>
          <w:t xml:space="preserve">potentially </w:t>
        </w:r>
      </w:ins>
      <w:r>
        <w:rPr>
          <w:lang w:val="en-GB"/>
        </w:rPr>
        <w:t>fracture risk assessment. However, HR-pQCT-based FEA rel</w:t>
      </w:r>
      <w:ins w:id="94" w:author="Schenk, Denis Elia (ARTORG)" w:date="2021-05-21T10:03:00Z">
        <w:r w:rsidR="009A3991">
          <w:rPr>
            <w:lang w:val="en-GB"/>
          </w:rPr>
          <w:t>ies</w:t>
        </w:r>
      </w:ins>
      <w:del w:id="95" w:author="Schenk, Denis Elia (ARTORG)" w:date="2021-05-21T10:03:00Z">
        <w:r w:rsidDel="009A3991">
          <w:rPr>
            <w:lang w:val="en-GB"/>
          </w:rPr>
          <w:delText>y</w:delText>
        </w:r>
      </w:del>
      <w:r>
        <w:rPr>
          <w:lang w:val="en-GB"/>
        </w:rPr>
        <w:t xml:space="preserve"> on fabric-</w:t>
      </w:r>
      <w:r w:rsidRPr="009A3991">
        <w:rPr>
          <w:lang w:val="en-US"/>
          <w:rPrChange w:id="96" w:author="Schenk, Denis Elia (ARTORG)" w:date="2021-05-21T10:03:00Z">
            <w:rPr/>
          </w:rPrChange>
        </w:rPr>
        <w:t xml:space="preserve">elasticity relationships. Therefore, the present study aims to compare trabecular bone microstructure of healthy and OI </w:t>
      </w:r>
      <w:del w:id="97" w:author="Schenk, Denis Elia (ARTORG)" w:date="2021-05-21T10:03:00Z">
        <w:r w:rsidRPr="009A3991" w:rsidDel="009A3991">
          <w:rPr>
            <w:lang w:val="en-US"/>
            <w:rPrChange w:id="98" w:author="Schenk, Denis Elia (ARTORG)" w:date="2021-05-21T10:03:00Z">
              <w:rPr/>
            </w:rPrChange>
          </w:rPr>
          <w:delText>diagnosed individuals</w:delText>
        </w:r>
      </w:del>
      <w:ins w:id="99" w:author="Schenk, Denis Elia (ARTORG)" w:date="2021-05-21T10:03:00Z">
        <w:r w:rsidR="009A3991">
          <w:rPr>
            <w:lang w:val="en-US"/>
          </w:rPr>
          <w:t>bone samples</w:t>
        </w:r>
      </w:ins>
      <w:r w:rsidRPr="009A3991">
        <w:rPr>
          <w:lang w:val="en-US"/>
          <w:rPrChange w:id="100" w:author="Schenk, Denis Elia (ARTORG)" w:date="2021-05-21T10:03:00Z">
            <w:rPr/>
          </w:rPrChange>
        </w:rPr>
        <w:t xml:space="preserve"> and to investigate the hypothesis of similar fabric-elasticity relationships.</w:t>
      </w:r>
    </w:p>
    <w:p w14:paraId="16677F30" w14:textId="77777777" w:rsidR="008F73E9" w:rsidRPr="000B6750" w:rsidRDefault="008F73E9">
      <w:pPr>
        <w:jc w:val="both"/>
        <w:rPr>
          <w:lang w:val="en-US"/>
        </w:rPr>
      </w:pPr>
    </w:p>
    <w:p w14:paraId="1B871B8C" w14:textId="77777777" w:rsidR="008F73E9" w:rsidRPr="000B6750" w:rsidRDefault="008F73E9">
      <w:pPr>
        <w:jc w:val="both"/>
        <w:rPr>
          <w:lang w:val="en-US"/>
        </w:rPr>
      </w:pPr>
    </w:p>
    <w:p w14:paraId="29388BCC" w14:textId="77777777" w:rsidR="008F73E9" w:rsidRPr="000B6750" w:rsidRDefault="00130597">
      <w:pPr>
        <w:jc w:val="both"/>
        <w:rPr>
          <w:lang w:val="en-US"/>
        </w:rPr>
      </w:pPr>
      <w:commentRangeStart w:id="101"/>
      <w:r>
        <w:rPr>
          <w:b/>
          <w:lang w:val="en-GB"/>
        </w:rPr>
        <w:t>2. Methods</w:t>
      </w:r>
      <w:commentRangeEnd w:id="101"/>
      <w:r w:rsidR="0012090D">
        <w:rPr>
          <w:rStyle w:val="Kommentarzeichen"/>
        </w:rPr>
        <w:commentReference w:id="101"/>
      </w:r>
    </w:p>
    <w:p w14:paraId="7957E4F3" w14:textId="77777777" w:rsidR="008F73E9" w:rsidRPr="000B6750" w:rsidRDefault="008F73E9">
      <w:pPr>
        <w:jc w:val="both"/>
        <w:rPr>
          <w:lang w:val="en-US"/>
        </w:rPr>
      </w:pPr>
    </w:p>
    <w:p w14:paraId="3BF7484C" w14:textId="77777777" w:rsidR="008F73E9" w:rsidRPr="000B6750" w:rsidRDefault="00130597">
      <w:pPr>
        <w:jc w:val="both"/>
        <w:rPr>
          <w:lang w:val="en-US"/>
        </w:rPr>
      </w:pPr>
      <w:r>
        <w:rPr>
          <w:b/>
          <w:sz w:val="20"/>
          <w:lang w:val="en-GB"/>
        </w:rPr>
        <w:t>2.1 Subjects</w:t>
      </w:r>
    </w:p>
    <w:p w14:paraId="189D5591" w14:textId="24F534CD" w:rsidR="008F73E9" w:rsidRPr="000B6750" w:rsidRDefault="00130597">
      <w:pPr>
        <w:rPr>
          <w:lang w:val="en-US"/>
        </w:rPr>
        <w:pPrChange w:id="102" w:author="Schenk, Denis Elia (ARTORG)" w:date="2021-05-21T10:04:00Z">
          <w:pPr>
            <w:jc w:val="both"/>
          </w:pPr>
        </w:pPrChange>
      </w:pPr>
      <w:r>
        <w:rPr>
          <w:lang w:val="en-GB"/>
        </w:rPr>
        <w:t>The healthy group include</w:t>
      </w:r>
      <w:ins w:id="103" w:author="Schenk, Denis Elia (ARTORG)" w:date="2021-05-21T10:27:00Z">
        <w:r w:rsidR="00B063F8">
          <w:rPr>
            <w:lang w:val="en-GB"/>
          </w:rPr>
          <w:t>s</w:t>
        </w:r>
      </w:ins>
      <w:r>
        <w:rPr>
          <w:lang w:val="en-GB"/>
        </w:rPr>
        <w:t xml:space="preserve"> a total of 120 patients from a previous reproducibility study performed at the University Department of osteoporosis in Bern [Schenk 2020]. The </w:t>
      </w:r>
      <w:del w:id="104" w:author="Schenk, Denis Elia (ARTORG)" w:date="2021-05-21T10:27:00Z">
        <w:r w:rsidDel="005279D0">
          <w:rPr>
            <w:lang w:val="en-GB"/>
          </w:rPr>
          <w:delText xml:space="preserve">sample </w:delText>
        </w:r>
      </w:del>
      <w:ins w:id="105" w:author="Schenk, Denis Elia (ARTORG)" w:date="2021-05-21T10:27:00Z">
        <w:r w:rsidR="005279D0">
          <w:rPr>
            <w:lang w:val="en-GB"/>
          </w:rPr>
          <w:t>gro</w:t>
        </w:r>
      </w:ins>
      <w:ins w:id="106" w:author="Schenk, Denis Elia (ARTORG)" w:date="2021-05-21T10:28:00Z">
        <w:r w:rsidR="005279D0">
          <w:rPr>
            <w:lang w:val="en-GB"/>
          </w:rPr>
          <w:t>up</w:t>
        </w:r>
      </w:ins>
      <w:ins w:id="107" w:author="Schenk, Denis Elia (ARTORG)" w:date="2021-05-21T10:27:00Z">
        <w:r w:rsidR="005279D0">
          <w:rPr>
            <w:lang w:val="en-GB"/>
          </w:rPr>
          <w:t xml:space="preserve"> </w:t>
        </w:r>
      </w:ins>
      <w:r>
        <w:rPr>
          <w:lang w:val="en-GB"/>
        </w:rPr>
        <w:t xml:space="preserve">is composed of 64 female and 56 male subjects aged between 20 and 92 years old with a </w:t>
      </w:r>
      <w:commentRangeStart w:id="108"/>
      <w:r>
        <w:rPr>
          <w:lang w:val="en-GB"/>
        </w:rPr>
        <w:t xml:space="preserve">median </w:t>
      </w:r>
      <w:commentRangeEnd w:id="108"/>
      <w:r w:rsidR="005279D0">
        <w:rPr>
          <w:rStyle w:val="Kommentarzeichen"/>
        </w:rPr>
        <w:commentReference w:id="108"/>
      </w:r>
      <w:r>
        <w:rPr>
          <w:lang w:val="en-GB"/>
        </w:rPr>
        <w:t xml:space="preserve">age of 26 [22 - 35] years. These subjects did not </w:t>
      </w:r>
      <w:del w:id="109" w:author="Schenk, Denis Elia (ARTORG)" w:date="2021-05-21T10:28:00Z">
        <w:r w:rsidDel="005279D0">
          <w:rPr>
            <w:lang w:val="en-GB"/>
          </w:rPr>
          <w:delText xml:space="preserve">took </w:delText>
        </w:r>
      </w:del>
      <w:ins w:id="110" w:author="Schenk, Denis Elia (ARTORG)" w:date="2021-05-21T10:28:00Z">
        <w:r w:rsidR="005279D0">
          <w:rPr>
            <w:lang w:val="en-GB"/>
          </w:rPr>
          <w:t xml:space="preserve">take </w:t>
        </w:r>
      </w:ins>
      <w:r>
        <w:rPr>
          <w:lang w:val="en-GB"/>
        </w:rPr>
        <w:t xml:space="preserve">any medication known to affect bone metabolism nor presented any prior osteoporosis fracture. The second group was scanned at the Shriners Hospital for </w:t>
      </w:r>
      <w:commentRangeStart w:id="111"/>
      <w:r>
        <w:rPr>
          <w:lang w:val="en-GB"/>
        </w:rPr>
        <w:t xml:space="preserve">Children </w:t>
      </w:r>
      <w:commentRangeEnd w:id="111"/>
      <w:r w:rsidR="005279D0">
        <w:rPr>
          <w:rStyle w:val="Kommentarzeichen"/>
        </w:rPr>
        <w:commentReference w:id="111"/>
      </w:r>
      <w:r>
        <w:rPr>
          <w:lang w:val="en-GB"/>
        </w:rPr>
        <w:t xml:space="preserve">and images were shared to our group by the McGill University in Montreal. This group </w:t>
      </w:r>
      <w:ins w:id="112" w:author="Schenk, Denis Elia (ARTORG)" w:date="2021-05-21T10:30:00Z">
        <w:r w:rsidR="005279D0">
          <w:rPr>
            <w:lang w:val="en-GB"/>
          </w:rPr>
          <w:t xml:space="preserve">includes a total of 50 OI diagnosed subjects, composed </w:t>
        </w:r>
      </w:ins>
      <w:del w:id="113" w:author="Schenk, Denis Elia (ARTORG)" w:date="2021-05-21T10:30:00Z">
        <w:r w:rsidDel="005279D0">
          <w:rPr>
            <w:lang w:val="en-GB"/>
          </w:rPr>
          <w:delText xml:space="preserve">is composed </w:delText>
        </w:r>
      </w:del>
      <w:r>
        <w:rPr>
          <w:lang w:val="en-GB"/>
        </w:rPr>
        <w:t>of 35 female</w:t>
      </w:r>
      <w:ins w:id="114" w:author="Schenk, Denis Elia (ARTORG)" w:date="2021-05-21T10:30:00Z">
        <w:r w:rsidR="005279D0">
          <w:rPr>
            <w:lang w:val="en-GB"/>
          </w:rPr>
          <w:t>s</w:t>
        </w:r>
      </w:ins>
      <w:ins w:id="115" w:author="Schenk, Denis Elia (ARTORG)" w:date="2021-05-21T10:29:00Z">
        <w:r w:rsidR="005279D0">
          <w:rPr>
            <w:lang w:val="en-GB"/>
          </w:rPr>
          <w:t xml:space="preserve"> and</w:t>
        </w:r>
      </w:ins>
      <w:r>
        <w:rPr>
          <w:lang w:val="en-GB"/>
        </w:rPr>
        <w:t xml:space="preserve"> 15 male</w:t>
      </w:r>
      <w:ins w:id="116" w:author="Schenk, Denis Elia (ARTORG)" w:date="2021-05-21T10:30:00Z">
        <w:r w:rsidR="005279D0">
          <w:rPr>
            <w:lang w:val="en-GB"/>
          </w:rPr>
          <w:t>s.</w:t>
        </w:r>
      </w:ins>
      <w:del w:id="117" w:author="Schenk, Denis Elia (ARTORG)" w:date="2021-05-21T10:30:00Z">
        <w:r w:rsidDel="005279D0">
          <w:rPr>
            <w:lang w:val="en-GB"/>
          </w:rPr>
          <w:delText xml:space="preserve"> </w:delText>
        </w:r>
      </w:del>
      <w:del w:id="118" w:author="Schenk, Denis Elia (ARTORG)" w:date="2021-05-21T10:29:00Z">
        <w:r w:rsidDel="005279D0">
          <w:rPr>
            <w:lang w:val="en-GB"/>
          </w:rPr>
          <w:delText xml:space="preserve">individuals </w:delText>
        </w:r>
      </w:del>
      <w:del w:id="119" w:author="Schenk, Denis Elia (ARTORG)" w:date="2021-05-21T10:30:00Z">
        <w:r w:rsidDel="005279D0">
          <w:rPr>
            <w:lang w:val="en-GB"/>
          </w:rPr>
          <w:delText>leading to 50 OI diagnosed subjects.</w:delText>
        </w:r>
      </w:del>
      <w:r>
        <w:rPr>
          <w:lang w:val="en-GB"/>
        </w:rPr>
        <w:t xml:space="preserve"> </w:t>
      </w:r>
      <w:commentRangeStart w:id="120"/>
      <w:r>
        <w:rPr>
          <w:lang w:val="en-GB"/>
        </w:rPr>
        <w:t xml:space="preserve">The youngest and oldest patients are </w:t>
      </w:r>
      <w:proofErr w:type="gramStart"/>
      <w:r>
        <w:rPr>
          <w:lang w:val="en-GB"/>
        </w:rPr>
        <w:t>19 and 69 year old</w:t>
      </w:r>
      <w:proofErr w:type="gramEnd"/>
      <w:r>
        <w:rPr>
          <w:lang w:val="en-GB"/>
        </w:rPr>
        <w:t>, respectively. The median age is 44 [33 - 55] years</w:t>
      </w:r>
      <w:commentRangeEnd w:id="120"/>
      <w:r w:rsidR="005279D0">
        <w:rPr>
          <w:rStyle w:val="Kommentarzeichen"/>
        </w:rPr>
        <w:commentReference w:id="120"/>
      </w:r>
      <w:r>
        <w:rPr>
          <w:lang w:val="en-GB"/>
        </w:rPr>
        <w:t xml:space="preserve">. 35 subjects were diagnosed with </w:t>
      </w:r>
      <w:ins w:id="121" w:author="Schenk, Denis Elia (ARTORG)" w:date="2021-05-21T10:31:00Z">
        <w:r w:rsidR="005279D0">
          <w:rPr>
            <w:lang w:val="en-GB"/>
          </w:rPr>
          <w:t xml:space="preserve">OI </w:t>
        </w:r>
      </w:ins>
      <w:r>
        <w:rPr>
          <w:lang w:val="en-GB"/>
        </w:rPr>
        <w:t>type I</w:t>
      </w:r>
      <w:del w:id="122" w:author="Schenk, Denis Elia (ARTORG)" w:date="2021-05-21T10:31:00Z">
        <w:r w:rsidDel="005279D0">
          <w:rPr>
            <w:lang w:val="en-GB"/>
          </w:rPr>
          <w:delText xml:space="preserve"> OI</w:delText>
        </w:r>
      </w:del>
      <w:r>
        <w:rPr>
          <w:lang w:val="en-GB"/>
        </w:rPr>
        <w:t>, 2 with type III, and 13 with type IV.</w:t>
      </w:r>
    </w:p>
    <w:p w14:paraId="66E859DD" w14:textId="77777777" w:rsidR="008F73E9" w:rsidRPr="000B6750" w:rsidRDefault="008F73E9">
      <w:pPr>
        <w:rPr>
          <w:lang w:val="en-US"/>
        </w:rPr>
        <w:pPrChange w:id="123" w:author="Schenk, Denis Elia (ARTORG)" w:date="2021-05-21T10:04:00Z">
          <w:pPr>
            <w:jc w:val="both"/>
          </w:pPr>
        </w:pPrChange>
      </w:pPr>
    </w:p>
    <w:p w14:paraId="7ACC6A58" w14:textId="77777777" w:rsidR="008F73E9" w:rsidRPr="000B6750" w:rsidRDefault="00130597">
      <w:pPr>
        <w:jc w:val="both"/>
        <w:rPr>
          <w:lang w:val="en-US"/>
        </w:rPr>
      </w:pPr>
      <w:r>
        <w:rPr>
          <w:b/>
          <w:sz w:val="20"/>
          <w:lang w:val="en-GB"/>
        </w:rPr>
        <w:t>2.2 HR-pQCT</w:t>
      </w:r>
    </w:p>
    <w:p w14:paraId="0F18A3DD" w14:textId="77777777" w:rsidR="008F73E9" w:rsidRPr="000B6750" w:rsidRDefault="00130597" w:rsidP="00B063F8">
      <w:pPr>
        <w:rPr>
          <w:lang w:val="en-US"/>
        </w:rPr>
      </w:pPr>
      <w:commentRangeStart w:id="124"/>
      <w:r>
        <w:rPr>
          <w:lang w:val="en-GB"/>
        </w:rPr>
        <w:lastRenderedPageBreak/>
        <w:t xml:space="preserve">HR-pQCT scans (XtremeCTII, SCANCO Medical, </w:t>
      </w:r>
      <w:proofErr w:type="spellStart"/>
      <w:r>
        <w:rPr>
          <w:lang w:val="en-GB"/>
        </w:rPr>
        <w:t>Brütisellen</w:t>
      </w:r>
      <w:proofErr w:type="spellEnd"/>
      <w:r>
        <w:rPr>
          <w:lang w:val="en-GB"/>
        </w:rPr>
        <w:t>, Switzerland) were performed at the distal tibia on all patients from both groups. People of the healthy group were scanned using an in-house protocol as described in [Schenk 2020] whereas OI subjects were scanned using the manufacturer's standard protocol. The main differences of the in-house protocol with the manufacturer's standard protocol are the following:</w:t>
      </w:r>
    </w:p>
    <w:p w14:paraId="3F530C5C" w14:textId="77777777" w:rsidR="008F73E9" w:rsidRPr="000B6750" w:rsidRDefault="008F73E9" w:rsidP="00B063F8">
      <w:pPr>
        <w:rPr>
          <w:lang w:val="en-US"/>
        </w:rPr>
      </w:pPr>
    </w:p>
    <w:p w14:paraId="700DEC4D" w14:textId="5FD5AD75" w:rsidR="008F73E9" w:rsidRPr="00F7766B" w:rsidRDefault="00130597" w:rsidP="00B063F8">
      <w:pPr>
        <w:pStyle w:val="Listenabsatz"/>
        <w:numPr>
          <w:ilvl w:val="0"/>
          <w:numId w:val="7"/>
        </w:numPr>
        <w:rPr>
          <w:lang w:val="en-US"/>
        </w:rPr>
      </w:pPr>
      <w:r w:rsidRPr="00F7766B">
        <w:rPr>
          <w:lang w:val="en-GB"/>
        </w:rPr>
        <w:t>The reference line is positioned at the proximal margin of the dense structure formed by the tibia plafond instead of the subchondral endplate of the ankle joint (standard clinical section) [Whittier 2020].</w:t>
      </w:r>
    </w:p>
    <w:p w14:paraId="612F3FBB" w14:textId="236C4FBA" w:rsidR="008F73E9" w:rsidRPr="00F7766B" w:rsidRDefault="00130597" w:rsidP="00B063F8">
      <w:pPr>
        <w:pStyle w:val="Listenabsatz"/>
        <w:numPr>
          <w:ilvl w:val="0"/>
          <w:numId w:val="7"/>
        </w:numPr>
        <w:rPr>
          <w:lang w:val="en-US"/>
        </w:rPr>
      </w:pPr>
      <w:r w:rsidRPr="00F7766B">
        <w:rPr>
          <w:lang w:val="en-GB"/>
        </w:rPr>
        <w:t>Three stacks were scanned proximal to the reference line instead of one stack at 22.5 mm proximal to the reference line for standard clinical section [Whittier 2020].</w:t>
      </w:r>
      <w:commentRangeEnd w:id="124"/>
      <w:r w:rsidR="00FB639D">
        <w:rPr>
          <w:rStyle w:val="Kommentarzeichen"/>
        </w:rPr>
        <w:commentReference w:id="124"/>
      </w:r>
    </w:p>
    <w:p w14:paraId="6CACC937" w14:textId="77777777" w:rsidR="008F73E9" w:rsidRPr="000B6750" w:rsidRDefault="008F73E9" w:rsidP="00F7766B">
      <w:pPr>
        <w:rPr>
          <w:lang w:val="en-US"/>
        </w:rPr>
      </w:pPr>
    </w:p>
    <w:p w14:paraId="3BB02C7B" w14:textId="34A0AA3A" w:rsidR="008F73E9" w:rsidRPr="000B6750" w:rsidRDefault="00130597" w:rsidP="00B063F8">
      <w:pPr>
        <w:rPr>
          <w:lang w:val="en-US"/>
        </w:rPr>
      </w:pPr>
      <w:r>
        <w:rPr>
          <w:lang w:val="en-GB"/>
        </w:rPr>
        <w:t>These differences are shown in Figure 1. For both group</w:t>
      </w:r>
      <w:ins w:id="125" w:author="Schenk, Denis Elia (ARTORG)" w:date="2021-05-21T10:32:00Z">
        <w:r w:rsidR="005279D0">
          <w:rPr>
            <w:lang w:val="en-GB"/>
          </w:rPr>
          <w:t>s</w:t>
        </w:r>
      </w:ins>
      <w:r>
        <w:rPr>
          <w:lang w:val="en-GB"/>
        </w:rPr>
        <w:t>, each stack consist</w:t>
      </w:r>
      <w:ins w:id="126" w:author="Schenk, Denis Elia (ARTORG)" w:date="2021-05-21T10:32:00Z">
        <w:r w:rsidR="005279D0">
          <w:rPr>
            <w:lang w:val="en-GB"/>
          </w:rPr>
          <w:t>s</w:t>
        </w:r>
      </w:ins>
      <w:r>
        <w:rPr>
          <w:lang w:val="en-GB"/>
        </w:rPr>
        <w:t xml:space="preserve"> of 168 voxels and a resolution of 61 </w:t>
      </w:r>
      <w:proofErr w:type="spellStart"/>
      <w:r>
        <w:rPr>
          <w:rFonts w:ascii="Latin Modern Math" w:hAnsi="Latin Modern Math" w:cs="Latin Modern Math"/>
          <w:lang w:val="en-GB"/>
        </w:rPr>
        <w:t>μ</w:t>
      </w:r>
      <w:r>
        <w:rPr>
          <w:lang w:val="en-GB"/>
        </w:rPr>
        <w:t>m</w:t>
      </w:r>
      <w:proofErr w:type="spellEnd"/>
      <w:r>
        <w:rPr>
          <w:lang w:val="en-GB"/>
        </w:rPr>
        <w:t xml:space="preserve"> in the three principal directions</w:t>
      </w:r>
      <w:ins w:id="127" w:author="Schenk, Denis Elia (ARTORG)" w:date="2021-05-21T10:32:00Z">
        <w:r w:rsidR="005279D0">
          <w:rPr>
            <w:lang w:val="en-GB"/>
          </w:rPr>
          <w:t xml:space="preserve">. This </w:t>
        </w:r>
      </w:ins>
      <w:del w:id="128" w:author="Schenk, Denis Elia (ARTORG)" w:date="2021-05-21T10:32:00Z">
        <w:r w:rsidDel="005279D0">
          <w:rPr>
            <w:lang w:val="en-GB"/>
          </w:rPr>
          <w:delText xml:space="preserve"> which </w:delText>
        </w:r>
      </w:del>
      <w:r>
        <w:rPr>
          <w:lang w:val="en-GB"/>
        </w:rPr>
        <w:t>lead</w:t>
      </w:r>
      <w:ins w:id="129" w:author="Schenk, Denis Elia (ARTORG)" w:date="2021-05-21T10:32:00Z">
        <w:r w:rsidR="005279D0">
          <w:rPr>
            <w:lang w:val="en-GB"/>
          </w:rPr>
          <w:t>s</w:t>
        </w:r>
      </w:ins>
      <w:r>
        <w:rPr>
          <w:lang w:val="en-GB"/>
        </w:rPr>
        <w:t xml:space="preserve"> to a thickness</w:t>
      </w:r>
      <w:ins w:id="130" w:author="Schenk, Denis Elia (ARTORG)" w:date="2021-05-21T10:32:00Z">
        <w:r w:rsidR="005279D0">
          <w:rPr>
            <w:lang w:val="en-GB"/>
          </w:rPr>
          <w:t xml:space="preserve"> of</w:t>
        </w:r>
      </w:ins>
      <w:r>
        <w:rPr>
          <w:lang w:val="en-GB"/>
        </w:rPr>
        <w:t xml:space="preserve"> </w:t>
      </w:r>
      <w:del w:id="131" w:author="Schenk, Denis Elia (ARTORG)" w:date="2021-05-21T10:32:00Z">
        <w:r w:rsidDel="005279D0">
          <w:rPr>
            <w:lang w:val="en-GB"/>
          </w:rPr>
          <w:delText xml:space="preserve">about </w:delText>
        </w:r>
      </w:del>
      <w:ins w:id="132" w:author="Schenk, Denis Elia (ARTORG)" w:date="2021-05-21T10:32:00Z">
        <w:r w:rsidR="005279D0">
          <w:rPr>
            <w:lang w:val="en-GB"/>
          </w:rPr>
          <w:t xml:space="preserve">roughly </w:t>
        </w:r>
      </w:ins>
      <w:r>
        <w:rPr>
          <w:lang w:val="en-GB"/>
        </w:rPr>
        <w:t xml:space="preserve">10.2 mm for each stack. </w:t>
      </w:r>
      <w:ins w:id="133" w:author="Schenk, Denis Elia (ARTORG)" w:date="2021-05-21T10:32:00Z">
        <w:r w:rsidR="005279D0">
          <w:rPr>
            <w:lang w:val="en-GB"/>
          </w:rPr>
          <w:t>Standardized s</w:t>
        </w:r>
      </w:ins>
      <w:del w:id="134" w:author="Schenk, Denis Elia (ARTORG)" w:date="2021-05-21T10:32:00Z">
        <w:r w:rsidDel="005279D0">
          <w:rPr>
            <w:lang w:val="en-GB"/>
          </w:rPr>
          <w:delText>S</w:delText>
        </w:r>
      </w:del>
      <w:r>
        <w:rPr>
          <w:lang w:val="en-GB"/>
        </w:rPr>
        <w:t>canning settings were</w:t>
      </w:r>
      <w:ins w:id="135" w:author="Schenk, Denis Elia (ARTORG)" w:date="2021-05-21T10:32:00Z">
        <w:r w:rsidR="005279D0">
          <w:rPr>
            <w:lang w:val="en-GB"/>
          </w:rPr>
          <w:t xml:space="preserve"> used (</w:t>
        </w:r>
      </w:ins>
      <w:del w:id="136" w:author="Schenk, Denis Elia (ARTORG)" w:date="2021-05-21T10:32:00Z">
        <w:r w:rsidDel="005279D0">
          <w:rPr>
            <w:lang w:val="en-GB"/>
          </w:rPr>
          <w:delText xml:space="preserve"> a </w:delText>
        </w:r>
      </w:del>
      <w:r>
        <w:rPr>
          <w:lang w:val="en-GB"/>
        </w:rPr>
        <w:t xml:space="preserve">voltage of 60 kVp, 900 </w:t>
      </w:r>
      <w:proofErr w:type="spellStart"/>
      <w:r>
        <w:rPr>
          <w:lang w:val="en-GB"/>
        </w:rPr>
        <w:t>μA</w:t>
      </w:r>
      <w:proofErr w:type="spellEnd"/>
      <w:r>
        <w:rPr>
          <w:lang w:val="en-GB"/>
        </w:rPr>
        <w:t xml:space="preserve">, 100 </w:t>
      </w:r>
      <w:proofErr w:type="spellStart"/>
      <w:r>
        <w:rPr>
          <w:lang w:val="en-GB"/>
        </w:rPr>
        <w:t>ms</w:t>
      </w:r>
      <w:proofErr w:type="spellEnd"/>
      <w:r>
        <w:rPr>
          <w:lang w:val="en-GB"/>
        </w:rPr>
        <w:t xml:space="preserve"> integration time</w:t>
      </w:r>
      <w:ins w:id="137" w:author="Schenk, Denis Elia (ARTORG)" w:date="2021-05-21T10:33:00Z">
        <w:r w:rsidR="005279D0">
          <w:rPr>
            <w:lang w:val="en-GB"/>
          </w:rPr>
          <w:t>)</w:t>
        </w:r>
      </w:ins>
      <w:r>
        <w:rPr>
          <w:lang w:val="en-GB"/>
        </w:rPr>
        <w:t xml:space="preserve"> for the healthy group as well as for the OI group. For the healthy group, motion artefacts of </w:t>
      </w:r>
      <w:commentRangeStart w:id="138"/>
      <w:r>
        <w:rPr>
          <w:lang w:val="en-GB"/>
        </w:rPr>
        <w:t xml:space="preserve">first, middle and last slice </w:t>
      </w:r>
      <w:commentRangeEnd w:id="138"/>
      <w:r w:rsidR="005279D0">
        <w:rPr>
          <w:rStyle w:val="Kommentarzeichen"/>
        </w:rPr>
        <w:commentReference w:id="138"/>
      </w:r>
      <w:r>
        <w:rPr>
          <w:lang w:val="en-GB"/>
        </w:rPr>
        <w:t>were graded</w:t>
      </w:r>
      <w:del w:id="139" w:author="Schenk, Denis Elia (ARTORG)" w:date="2021-05-21T10:35:00Z">
        <w:r w:rsidDel="005279D0">
          <w:rPr>
            <w:lang w:val="en-GB"/>
          </w:rPr>
          <w:delText>. The</w:delText>
        </w:r>
      </w:del>
      <w:ins w:id="140" w:author="Schenk, Denis Elia (ARTORG)" w:date="2021-05-21T10:35:00Z">
        <w:r w:rsidR="005279D0">
          <w:rPr>
            <w:lang w:val="en-GB"/>
          </w:rPr>
          <w:t xml:space="preserve"> on a</w:t>
        </w:r>
      </w:ins>
      <w:r>
        <w:rPr>
          <w:lang w:val="en-GB"/>
        </w:rPr>
        <w:t xml:space="preserve"> scale </w:t>
      </w:r>
      <w:del w:id="141" w:author="Schenk, Denis Elia (ARTORG)" w:date="2021-05-21T10:35:00Z">
        <w:r w:rsidDel="005279D0">
          <w:rPr>
            <w:lang w:val="en-GB"/>
          </w:rPr>
          <w:delText xml:space="preserve">used </w:delText>
        </w:r>
      </w:del>
      <w:ins w:id="142" w:author="Schenk, Denis Elia (ARTORG)" w:date="2021-05-21T10:35:00Z">
        <w:r w:rsidR="005279D0">
          <w:rPr>
            <w:lang w:val="en-GB"/>
          </w:rPr>
          <w:t xml:space="preserve">of </w:t>
        </w:r>
      </w:ins>
      <w:del w:id="143" w:author="Schenk, Denis Elia (ARTORG)" w:date="2021-05-21T10:34:00Z">
        <w:r w:rsidDel="005279D0">
          <w:rPr>
            <w:lang w:val="en-GB"/>
          </w:rPr>
          <w:delText xml:space="preserve">start </w:delText>
        </w:r>
      </w:del>
      <w:del w:id="144" w:author="Schenk, Denis Elia (ARTORG)" w:date="2021-05-21T10:35:00Z">
        <w:r w:rsidDel="005279D0">
          <w:rPr>
            <w:lang w:val="en-GB"/>
          </w:rPr>
          <w:delText xml:space="preserve">from </w:delText>
        </w:r>
      </w:del>
      <w:r>
        <w:rPr>
          <w:lang w:val="en-GB"/>
        </w:rPr>
        <w:t>1 (no motion artefacts) to 5 (extreme motion artefacts)</w:t>
      </w:r>
      <w:ins w:id="145" w:author="Schenk, Denis Elia (ARTORG)" w:date="2021-05-21T10:35:00Z">
        <w:r w:rsidR="005279D0">
          <w:rPr>
            <w:lang w:val="en-GB"/>
          </w:rPr>
          <w:t xml:space="preserve">, </w:t>
        </w:r>
      </w:ins>
      <w:del w:id="146" w:author="Schenk, Denis Elia (ARTORG)" w:date="2021-05-21T10:35:00Z">
        <w:r w:rsidDel="005279D0">
          <w:rPr>
            <w:lang w:val="en-GB"/>
          </w:rPr>
          <w:delText xml:space="preserve"> </w:delText>
        </w:r>
      </w:del>
      <w:r>
        <w:rPr>
          <w:lang w:val="en-GB"/>
        </w:rPr>
        <w:t xml:space="preserve">as proposed by the </w:t>
      </w:r>
      <w:commentRangeStart w:id="147"/>
      <w:r>
        <w:rPr>
          <w:lang w:val="en-GB"/>
        </w:rPr>
        <w:t xml:space="preserve">manufacturer </w:t>
      </w:r>
      <w:commentRangeEnd w:id="147"/>
      <w:r w:rsidR="005279D0">
        <w:rPr>
          <w:rStyle w:val="Kommentarzeichen"/>
        </w:rPr>
        <w:commentReference w:id="147"/>
      </w:r>
      <w:r>
        <w:rPr>
          <w:lang w:val="en-GB"/>
        </w:rPr>
        <w:t>[</w:t>
      </w:r>
      <w:proofErr w:type="spellStart"/>
      <w:r>
        <w:rPr>
          <w:lang w:val="en-GB"/>
        </w:rPr>
        <w:t>Pialat</w:t>
      </w:r>
      <w:proofErr w:type="spellEnd"/>
      <w:r>
        <w:rPr>
          <w:lang w:val="en-GB"/>
        </w:rPr>
        <w:t xml:space="preserve"> 2012]. The final grade of each scan was defined as the highest slice grade. For the OI group, as the scan consist of one stack, only one grade is attributed using the same scale as for the control group. Scans were then processed independently of their quality grading. A summary of the scans </w:t>
      </w:r>
      <w:commentRangeStart w:id="148"/>
      <w:r>
        <w:rPr>
          <w:lang w:val="en-GB"/>
        </w:rPr>
        <w:t xml:space="preserve">grading densities </w:t>
      </w:r>
      <w:commentRangeEnd w:id="148"/>
      <w:r w:rsidR="005279D0">
        <w:rPr>
          <w:rStyle w:val="Kommentarzeichen"/>
        </w:rPr>
        <w:commentReference w:id="148"/>
      </w:r>
      <w:r>
        <w:rPr>
          <w:lang w:val="en-GB"/>
        </w:rPr>
        <w:t>is shown in Figure 2.</w:t>
      </w:r>
    </w:p>
    <w:p w14:paraId="70A73AEE" w14:textId="77777777" w:rsidR="008F73E9" w:rsidRDefault="00130597">
      <w:pPr>
        <w:tabs>
          <w:tab w:val="left" w:pos="2335"/>
        </w:tabs>
        <w:jc w:val="both"/>
      </w:pPr>
      <w:r>
        <w:rPr>
          <w:noProof/>
          <w:sz w:val="16"/>
          <w:lang w:val="en-GB"/>
        </w:rPr>
        <w:drawing>
          <wp:inline distT="0" distB="0" distL="0" distR="0" wp14:anchorId="744DFE7A" wp14:editId="6F2874BF">
            <wp:extent cx="1256020" cy="2012960"/>
            <wp:effectExtent l="0" t="0" r="0" b="0"/>
            <wp:docPr id="128" name="0.png"/>
            <wp:cNvGraphicFramePr/>
            <a:graphic xmlns:a="http://schemas.openxmlformats.org/drawingml/2006/main">
              <a:graphicData uri="http://schemas.openxmlformats.org/drawingml/2006/picture">
                <pic:pic xmlns:pic="http://schemas.openxmlformats.org/drawingml/2006/picture">
                  <pic:nvPicPr>
                    <pic:cNvPr id="128" name="0.png"/>
                    <pic:cNvPicPr/>
                  </pic:nvPicPr>
                  <pic:blipFill>
                    <a:blip r:embed="rId9"/>
                  </pic:blipFill>
                  <pic:spPr>
                    <a:xfrm>
                      <a:off x="0" y="0"/>
                      <a:ext cx="1256020" cy="2012960"/>
                    </a:xfrm>
                    <a:prstGeom prst="rect">
                      <a:avLst/>
                    </a:prstGeom>
                  </pic:spPr>
                </pic:pic>
              </a:graphicData>
            </a:graphic>
          </wp:inline>
        </w:drawing>
      </w:r>
      <w:r>
        <w:rPr>
          <w:sz w:val="16"/>
          <w:lang w:val="en-GB"/>
        </w:rPr>
        <w:tab/>
      </w:r>
      <w:r>
        <w:rPr>
          <w:noProof/>
          <w:sz w:val="16"/>
          <w:lang w:val="en-GB"/>
        </w:rPr>
        <w:drawing>
          <wp:inline distT="0" distB="0" distL="0" distR="0" wp14:anchorId="7E13A8E9" wp14:editId="5343F7A4">
            <wp:extent cx="1256020" cy="2012960"/>
            <wp:effectExtent l="0" t="0" r="0" b="0"/>
            <wp:docPr id="131" name="1.png"/>
            <wp:cNvGraphicFramePr/>
            <a:graphic xmlns:a="http://schemas.openxmlformats.org/drawingml/2006/main">
              <a:graphicData uri="http://schemas.openxmlformats.org/drawingml/2006/picture">
                <pic:pic xmlns:pic="http://schemas.openxmlformats.org/drawingml/2006/picture">
                  <pic:nvPicPr>
                    <pic:cNvPr id="131" name="1.png"/>
                    <pic:cNvPicPr/>
                  </pic:nvPicPr>
                  <pic:blipFill>
                    <a:blip r:embed="rId10"/>
                  </pic:blipFill>
                  <pic:spPr>
                    <a:xfrm>
                      <a:off x="0" y="0"/>
                      <a:ext cx="1256020" cy="2012960"/>
                    </a:xfrm>
                    <a:prstGeom prst="rect">
                      <a:avLst/>
                    </a:prstGeom>
                  </pic:spPr>
                </pic:pic>
              </a:graphicData>
            </a:graphic>
          </wp:inline>
        </w:drawing>
      </w:r>
    </w:p>
    <w:p w14:paraId="5A8CAAE7" w14:textId="77777777" w:rsidR="008F73E9" w:rsidRPr="000B6750" w:rsidRDefault="00130597">
      <w:pPr>
        <w:tabs>
          <w:tab w:val="left" w:pos="492"/>
          <w:tab w:val="left" w:pos="2976"/>
        </w:tabs>
        <w:jc w:val="both"/>
        <w:rPr>
          <w:lang w:val="en-US"/>
        </w:rPr>
      </w:pPr>
      <w:r>
        <w:rPr>
          <w:sz w:val="16"/>
          <w:lang w:val="en-GB"/>
        </w:rPr>
        <w:tab/>
        <w:t>(a) Healthy group</w:t>
      </w:r>
      <w:r>
        <w:rPr>
          <w:sz w:val="16"/>
          <w:lang w:val="en-GB"/>
        </w:rPr>
        <w:tab/>
        <w:t>(b) OI group</w:t>
      </w:r>
    </w:p>
    <w:p w14:paraId="6185563A" w14:textId="77777777" w:rsidR="008F73E9" w:rsidRPr="000B6750" w:rsidRDefault="00130597">
      <w:pPr>
        <w:tabs>
          <w:tab w:val="left" w:pos="492"/>
          <w:tab w:val="left" w:pos="2760"/>
        </w:tabs>
        <w:spacing w:before="154" w:after="154"/>
        <w:jc w:val="center"/>
        <w:rPr>
          <w:lang w:val="en-US"/>
        </w:rPr>
      </w:pPr>
      <w:r>
        <w:rPr>
          <w:b/>
          <w:sz w:val="16"/>
          <w:lang w:val="en-GB"/>
        </w:rPr>
        <w:t>Figure 1</w:t>
      </w:r>
      <w:r>
        <w:rPr>
          <w:sz w:val="16"/>
          <w:lang w:val="en-GB"/>
        </w:rPr>
        <w:t>: Clinical section scanned for both group</w:t>
      </w:r>
    </w:p>
    <w:p w14:paraId="5349E801" w14:textId="77777777" w:rsidR="008F73E9" w:rsidRPr="000B6750" w:rsidRDefault="008F73E9">
      <w:pPr>
        <w:tabs>
          <w:tab w:val="left" w:pos="492"/>
          <w:tab w:val="left" w:pos="2760"/>
        </w:tabs>
        <w:jc w:val="center"/>
        <w:rPr>
          <w:lang w:val="en-US"/>
        </w:rPr>
      </w:pPr>
    </w:p>
    <w:p w14:paraId="55564EA5" w14:textId="77777777" w:rsidR="008F73E9" w:rsidRPr="000B6750" w:rsidRDefault="00130597">
      <w:pPr>
        <w:tabs>
          <w:tab w:val="left" w:pos="492"/>
          <w:tab w:val="left" w:pos="2760"/>
        </w:tabs>
        <w:jc w:val="both"/>
        <w:rPr>
          <w:lang w:val="en-US"/>
        </w:rPr>
      </w:pPr>
      <w:r>
        <w:rPr>
          <w:b/>
          <w:sz w:val="20"/>
          <w:lang w:val="en-GB"/>
        </w:rPr>
        <w:t>2.3 Image Analysis</w:t>
      </w:r>
    </w:p>
    <w:p w14:paraId="6B13F970" w14:textId="5416399B" w:rsidR="008F73E9" w:rsidRPr="000B6750" w:rsidRDefault="00130597" w:rsidP="00B063F8">
      <w:pPr>
        <w:rPr>
          <w:lang w:val="en-US"/>
        </w:rPr>
      </w:pPr>
      <w:commentRangeStart w:id="149"/>
      <w:r>
        <w:rPr>
          <w:lang w:val="en-GB"/>
        </w:rPr>
        <w:t xml:space="preserve">The HR-pQCT scans were evaluated using the manufacturer's standard </w:t>
      </w:r>
      <w:ins w:id="150" w:author="Schenk, Denis Elia (ARTORG)" w:date="2021-05-21T10:37:00Z">
        <w:r w:rsidR="005279D0">
          <w:rPr>
            <w:lang w:val="en-GB"/>
          </w:rPr>
          <w:t xml:space="preserve">evaluation </w:t>
        </w:r>
      </w:ins>
      <w:r>
        <w:rPr>
          <w:lang w:val="en-GB"/>
        </w:rPr>
        <w:t>protocol. Then, mask segmented images were used for further analysis.</w:t>
      </w:r>
      <w:commentRangeEnd w:id="149"/>
      <w:r w:rsidR="005279D0">
        <w:rPr>
          <w:rStyle w:val="Kommentarzeichen"/>
        </w:rPr>
        <w:commentReference w:id="149"/>
      </w:r>
    </w:p>
    <w:p w14:paraId="7855344C" w14:textId="77777777" w:rsidR="008F73E9" w:rsidRPr="000B6750" w:rsidRDefault="008F73E9" w:rsidP="00B063F8">
      <w:pPr>
        <w:rPr>
          <w:lang w:val="en-US"/>
        </w:rPr>
      </w:pPr>
    </w:p>
    <w:p w14:paraId="77C43620" w14:textId="1C95BC36" w:rsidR="008F73E9" w:rsidRPr="000B6750" w:rsidRDefault="00FB639D" w:rsidP="00B063F8">
      <w:pPr>
        <w:rPr>
          <w:lang w:val="en-US"/>
        </w:rPr>
      </w:pPr>
      <w:ins w:id="151" w:author="Schenk, Denis Elia (ARTORG)" w:date="2021-05-21T10:41:00Z">
        <w:r>
          <w:rPr>
            <w:lang w:val="en-GB"/>
          </w:rPr>
          <w:t xml:space="preserve">In </w:t>
        </w:r>
      </w:ins>
      <w:ins w:id="152" w:author="Schenk, Denis Elia (ARTORG)" w:date="2021-05-21T10:42:00Z">
        <w:r>
          <w:rPr>
            <w:lang w:val="en-GB"/>
          </w:rPr>
          <w:t>general</w:t>
        </w:r>
      </w:ins>
      <w:ins w:id="153" w:author="Schenk, Denis Elia (ARTORG)" w:date="2021-05-21T10:43:00Z">
        <w:r>
          <w:rPr>
            <w:lang w:val="en-GB"/>
          </w:rPr>
          <w:t>, six</w:t>
        </w:r>
      </w:ins>
      <w:del w:id="154" w:author="Schenk, Denis Elia (ARTORG)" w:date="2021-05-21T10:41:00Z">
        <w:r w:rsidR="00130597" w:rsidDel="00FB639D">
          <w:rPr>
            <w:lang w:val="en-GB"/>
          </w:rPr>
          <w:delText>S</w:delText>
        </w:r>
      </w:del>
      <w:del w:id="155" w:author="Schenk, Denis Elia (ARTORG)" w:date="2021-05-21T10:42:00Z">
        <w:r w:rsidR="00130597" w:rsidDel="00FB639D">
          <w:rPr>
            <w:lang w:val="en-GB"/>
          </w:rPr>
          <w:delText>ix</w:delText>
        </w:r>
      </w:del>
      <w:r w:rsidR="00130597">
        <w:rPr>
          <w:lang w:val="en-GB"/>
        </w:rPr>
        <w:t xml:space="preserve"> ROI were </w:t>
      </w:r>
      <w:commentRangeStart w:id="156"/>
      <w:r w:rsidR="00130597">
        <w:rPr>
          <w:lang w:val="en-GB"/>
        </w:rPr>
        <w:t xml:space="preserve">randomly </w:t>
      </w:r>
      <w:commentRangeEnd w:id="156"/>
      <w:r>
        <w:rPr>
          <w:rStyle w:val="Kommentarzeichen"/>
        </w:rPr>
        <w:commentReference w:id="156"/>
      </w:r>
      <w:r w:rsidR="00130597">
        <w:rPr>
          <w:lang w:val="en-GB"/>
        </w:rPr>
        <w:t xml:space="preserve">selected in each scan. </w:t>
      </w:r>
      <w:ins w:id="157" w:author="Schenk, Denis Elia (ARTORG)" w:date="2021-05-21T10:41:00Z">
        <w:r>
          <w:rPr>
            <w:lang w:val="en-GB"/>
          </w:rPr>
          <w:t>Each ROI must contain trabecular bone, but no cortical bone</w:t>
        </w:r>
      </w:ins>
      <w:del w:id="158" w:author="Schenk, Denis Elia (ARTORG)" w:date="2021-05-21T10:41:00Z">
        <w:r w:rsidR="00130597" w:rsidDel="00FB639D">
          <w:rPr>
            <w:lang w:val="en-GB"/>
          </w:rPr>
          <w:delText>The conditions for ROI to be kept are no cortical bone inside and that it must contain trabecular bone</w:delText>
        </w:r>
      </w:del>
      <w:r w:rsidR="00130597">
        <w:rPr>
          <w:lang w:val="en-GB"/>
        </w:rPr>
        <w:t xml:space="preserve">. For the OI subjects, the stack was divided into two halves and the ROIs were selected to have the </w:t>
      </w:r>
      <w:del w:id="159" w:author="Schenk, Denis Elia (ARTORG)" w:date="2021-05-21T10:42:00Z">
        <w:r w:rsidR="00130597" w:rsidDel="00FB639D">
          <w:rPr>
            <w:lang w:val="en-GB"/>
          </w:rPr>
          <w:delText>centers</w:delText>
        </w:r>
      </w:del>
      <w:ins w:id="160" w:author="Schenk, Denis Elia (ARTORG)" w:date="2021-05-21T10:42:00Z">
        <w:r>
          <w:rPr>
            <w:lang w:val="en-GB"/>
          </w:rPr>
          <w:t>centres</w:t>
        </w:r>
      </w:ins>
      <w:r w:rsidR="00130597">
        <w:rPr>
          <w:lang w:val="en-GB"/>
        </w:rPr>
        <w:t xml:space="preserve"> of three ROIs in the proximal half and three in the distal half. For the </w:t>
      </w:r>
      <w:commentRangeStart w:id="161"/>
      <w:r w:rsidR="00130597">
        <w:rPr>
          <w:lang w:val="en-GB"/>
        </w:rPr>
        <w:t xml:space="preserve">healthy </w:t>
      </w:r>
      <w:del w:id="162" w:author="Schenk, Denis Elia (ARTORG)" w:date="2021-05-21T10:43:00Z">
        <w:r w:rsidR="00130597" w:rsidDel="00FB639D">
          <w:rPr>
            <w:lang w:val="en-GB"/>
          </w:rPr>
          <w:delText>people</w:delText>
        </w:r>
      </w:del>
      <w:ins w:id="163" w:author="Schenk, Denis Elia (ARTORG)" w:date="2021-05-21T10:43:00Z">
        <w:r>
          <w:rPr>
            <w:lang w:val="en-GB"/>
          </w:rPr>
          <w:t>controls</w:t>
        </w:r>
        <w:commentRangeEnd w:id="161"/>
        <w:r>
          <w:rPr>
            <w:rStyle w:val="Kommentarzeichen"/>
          </w:rPr>
          <w:commentReference w:id="161"/>
        </w:r>
      </w:ins>
      <w:r w:rsidR="00130597">
        <w:rPr>
          <w:lang w:val="en-GB"/>
        </w:rPr>
        <w:t xml:space="preserve">, the ROIs were selected in the more proximal stack uniquely, see Figure 1a stack </w:t>
      </w:r>
      <w:commentRangeStart w:id="164"/>
      <w:r w:rsidR="00130597">
        <w:rPr>
          <w:lang w:val="en-GB"/>
        </w:rPr>
        <w:t>n°</w:t>
      </w:r>
      <w:commentRangeEnd w:id="164"/>
      <w:r>
        <w:rPr>
          <w:rStyle w:val="Kommentarzeichen"/>
        </w:rPr>
        <w:commentReference w:id="164"/>
      </w:r>
      <w:r w:rsidR="00130597">
        <w:rPr>
          <w:lang w:val="en-GB"/>
        </w:rPr>
        <w:t xml:space="preserve"> 3. As for the OI subjects, the stack </w:t>
      </w:r>
      <w:commentRangeStart w:id="165"/>
      <w:r w:rsidR="00130597">
        <w:rPr>
          <w:lang w:val="en-GB"/>
        </w:rPr>
        <w:t xml:space="preserve">is </w:t>
      </w:r>
      <w:commentRangeEnd w:id="165"/>
      <w:r>
        <w:rPr>
          <w:rStyle w:val="Kommentarzeichen"/>
        </w:rPr>
        <w:commentReference w:id="165"/>
      </w:r>
      <w:r w:rsidR="00130597">
        <w:rPr>
          <w:lang w:val="en-GB"/>
        </w:rPr>
        <w:t xml:space="preserve">halved and </w:t>
      </w:r>
      <w:proofErr w:type="spellStart"/>
      <w:r w:rsidR="00130597">
        <w:rPr>
          <w:lang w:val="en-GB"/>
        </w:rPr>
        <w:t>centers</w:t>
      </w:r>
      <w:proofErr w:type="spellEnd"/>
      <w:r w:rsidR="00130597">
        <w:rPr>
          <w:lang w:val="en-GB"/>
        </w:rPr>
        <w:t xml:space="preserve"> of three ROIs were selected in both </w:t>
      </w:r>
      <w:proofErr w:type="gramStart"/>
      <w:r w:rsidR="00130597">
        <w:rPr>
          <w:lang w:val="en-GB"/>
        </w:rPr>
        <w:t>half</w:t>
      </w:r>
      <w:proofErr w:type="gramEnd"/>
      <w:r w:rsidR="00130597">
        <w:rPr>
          <w:lang w:val="en-GB"/>
        </w:rPr>
        <w:t>.</w:t>
      </w:r>
    </w:p>
    <w:p w14:paraId="3D5D66D5" w14:textId="77777777" w:rsidR="008F73E9" w:rsidRPr="000B6750" w:rsidRDefault="008F73E9" w:rsidP="00B063F8">
      <w:pPr>
        <w:rPr>
          <w:lang w:val="en-US"/>
        </w:rPr>
      </w:pPr>
    </w:p>
    <w:p w14:paraId="433EC0F0" w14:textId="27B3EAB8" w:rsidR="008F73E9" w:rsidRPr="000B6750" w:rsidRDefault="00130597" w:rsidP="00B063F8">
      <w:pPr>
        <w:rPr>
          <w:lang w:val="en-US"/>
        </w:rPr>
      </w:pPr>
      <w:r>
        <w:rPr>
          <w:lang w:val="en-GB"/>
        </w:rPr>
        <w:lastRenderedPageBreak/>
        <w:t xml:space="preserve">The ROI is defined as a cube of 5.3 mm side length. This size </w:t>
      </w:r>
      <w:del w:id="166" w:author="Schenk, Denis Elia (ARTORG)" w:date="2021-05-21T10:45:00Z">
        <w:r w:rsidDel="00FB639D">
          <w:rPr>
            <w:lang w:val="en-GB"/>
          </w:rPr>
          <w:delText>was chosen to correspond to</w:delText>
        </w:r>
      </w:del>
      <w:proofErr w:type="gramStart"/>
      <w:ins w:id="167" w:author="Schenk, Denis Elia (ARTORG)" w:date="2021-05-21T10:45:00Z">
        <w:r w:rsidR="00FB639D">
          <w:rPr>
            <w:lang w:val="en-GB"/>
          </w:rPr>
          <w:t>is in agreement</w:t>
        </w:r>
        <w:proofErr w:type="gramEnd"/>
        <w:r w:rsidR="00FB639D">
          <w:rPr>
            <w:lang w:val="en-GB"/>
          </w:rPr>
          <w:t xml:space="preserve"> with </w:t>
        </w:r>
      </w:ins>
      <w:del w:id="168" w:author="Schenk, Denis Elia (ARTORG)" w:date="2021-05-21T10:45:00Z">
        <w:r w:rsidDel="00FB639D">
          <w:rPr>
            <w:lang w:val="en-GB"/>
          </w:rPr>
          <w:delText xml:space="preserve"> </w:delText>
        </w:r>
      </w:del>
      <w:r>
        <w:rPr>
          <w:lang w:val="en-GB"/>
        </w:rPr>
        <w:t>the work of [</w:t>
      </w:r>
      <w:proofErr w:type="spellStart"/>
      <w:r>
        <w:rPr>
          <w:lang w:val="en-GB"/>
        </w:rPr>
        <w:t>Panyasantisuk</w:t>
      </w:r>
      <w:proofErr w:type="spellEnd"/>
      <w:r>
        <w:rPr>
          <w:lang w:val="en-GB"/>
        </w:rPr>
        <w:t xml:space="preserve"> 2015] and [Gross 2013]</w:t>
      </w:r>
      <w:ins w:id="169" w:author="Schenk, Denis Elia (ARTORG)" w:date="2021-05-21T10:45:00Z">
        <w:r w:rsidR="00FB639D">
          <w:rPr>
            <w:lang w:val="en-GB"/>
          </w:rPr>
          <w:t>,</w:t>
        </w:r>
      </w:ins>
      <w:r>
        <w:rPr>
          <w:lang w:val="en-GB"/>
        </w:rPr>
        <w:t xml:space="preserve"> </w:t>
      </w:r>
      <w:del w:id="170" w:author="Schenk, Denis Elia (ARTORG)" w:date="2021-05-21T10:45:00Z">
        <w:r w:rsidDel="00FB639D">
          <w:rPr>
            <w:lang w:val="en-GB"/>
          </w:rPr>
          <w:delText xml:space="preserve">which </w:delText>
        </w:r>
      </w:del>
      <w:ins w:id="171" w:author="Schenk, Denis Elia (ARTORG)" w:date="2021-05-21T10:45:00Z">
        <w:r w:rsidR="00FB639D">
          <w:rPr>
            <w:lang w:val="en-GB"/>
          </w:rPr>
          <w:t xml:space="preserve">who </w:t>
        </w:r>
      </w:ins>
      <w:r>
        <w:rPr>
          <w:lang w:val="en-GB"/>
        </w:rPr>
        <w:t xml:space="preserve">performed similar analysis with femur </w:t>
      </w:r>
      <w:proofErr w:type="spellStart"/>
      <w:r>
        <w:rPr>
          <w:rFonts w:ascii="Latin Modern Math" w:hAnsi="Latin Modern Math" w:cs="Latin Modern Math"/>
          <w:lang w:val="en-GB"/>
        </w:rPr>
        <w:t>μ</w:t>
      </w:r>
      <w:r>
        <w:rPr>
          <w:lang w:val="en-GB"/>
        </w:rPr>
        <w:t>CT</w:t>
      </w:r>
      <w:proofErr w:type="spellEnd"/>
      <w:r>
        <w:rPr>
          <w:lang w:val="en-GB"/>
        </w:rPr>
        <w:t xml:space="preserve"> scans. It was determined by [Zysset 1998] and [</w:t>
      </w:r>
      <w:proofErr w:type="spellStart"/>
      <w:r>
        <w:rPr>
          <w:lang w:val="en-GB"/>
        </w:rPr>
        <w:t>Daszkiewicz</w:t>
      </w:r>
      <w:proofErr w:type="spellEnd"/>
      <w:r>
        <w:rPr>
          <w:lang w:val="en-GB"/>
        </w:rPr>
        <w:t xml:space="preserve"> 2017] </w:t>
      </w:r>
      <w:commentRangeStart w:id="172"/>
      <w:r>
        <w:rPr>
          <w:lang w:val="en-GB"/>
        </w:rPr>
        <w:t>to be the optimal size to obtain accurate FEA results.</w:t>
      </w:r>
      <w:commentRangeEnd w:id="172"/>
      <w:r w:rsidR="00FB639D">
        <w:rPr>
          <w:rStyle w:val="Kommentarzeichen"/>
        </w:rPr>
        <w:commentReference w:id="172"/>
      </w:r>
    </w:p>
    <w:p w14:paraId="597C7C92" w14:textId="77777777" w:rsidR="008F73E9" w:rsidRPr="000B6750" w:rsidRDefault="008F73E9" w:rsidP="00B063F8">
      <w:pPr>
        <w:rPr>
          <w:lang w:val="en-US"/>
        </w:rPr>
      </w:pPr>
    </w:p>
    <w:p w14:paraId="17C3CE86" w14:textId="38650BF9" w:rsidR="008F73E9" w:rsidRPr="002128BB" w:rsidRDefault="00130597" w:rsidP="00B063F8">
      <w:pPr>
        <w:rPr>
          <w:lang w:val="en-US"/>
          <w:rPrChange w:id="173" w:author="Schenk, Denis Elia (ARTORG)" w:date="2021-05-21T10:48:00Z">
            <w:rPr/>
          </w:rPrChange>
        </w:rPr>
      </w:pPr>
      <w:commentRangeStart w:id="174"/>
      <w:r>
        <w:rPr>
          <w:lang w:val="en-GB"/>
        </w:rPr>
        <w:t xml:space="preserve">The morphological </w:t>
      </w:r>
      <w:commentRangeEnd w:id="174"/>
      <w:r w:rsidR="00FB639D">
        <w:rPr>
          <w:rStyle w:val="Kommentarzeichen"/>
        </w:rPr>
        <w:commentReference w:id="174"/>
      </w:r>
      <w:r>
        <w:rPr>
          <w:lang w:val="en-GB"/>
        </w:rPr>
        <w:t xml:space="preserve">analysis of ROIs was performed using </w:t>
      </w:r>
      <w:proofErr w:type="spellStart"/>
      <w:r>
        <w:rPr>
          <w:lang w:val="en-GB"/>
        </w:rPr>
        <w:t>medtool</w:t>
      </w:r>
      <w:proofErr w:type="spellEnd"/>
      <w:r>
        <w:rPr>
          <w:lang w:val="en-GB"/>
        </w:rPr>
        <w:t xml:space="preserve"> (v4.5; </w:t>
      </w:r>
      <w:proofErr w:type="spellStart"/>
      <w:r>
        <w:rPr>
          <w:lang w:val="en-GB"/>
        </w:rPr>
        <w:t>Dr.</w:t>
      </w:r>
      <w:proofErr w:type="spellEnd"/>
      <w:r>
        <w:rPr>
          <w:lang w:val="en-GB"/>
        </w:rPr>
        <w:t xml:space="preserve"> </w:t>
      </w:r>
      <w:proofErr w:type="spellStart"/>
      <w:r>
        <w:rPr>
          <w:lang w:val="en-GB"/>
        </w:rPr>
        <w:t>Pahr</w:t>
      </w:r>
      <w:proofErr w:type="spellEnd"/>
      <w:r>
        <w:rPr>
          <w:lang w:val="en-GB"/>
        </w:rPr>
        <w:t xml:space="preserve"> </w:t>
      </w:r>
      <w:proofErr w:type="spellStart"/>
      <w:r>
        <w:rPr>
          <w:lang w:val="en-GB"/>
        </w:rPr>
        <w:t>Ingenieurs</w:t>
      </w:r>
      <w:proofErr w:type="spellEnd"/>
      <w:r>
        <w:rPr>
          <w:lang w:val="en-GB"/>
        </w:rPr>
        <w:t xml:space="preserve"> </w:t>
      </w:r>
      <w:proofErr w:type="spellStart"/>
      <w:r>
        <w:rPr>
          <w:lang w:val="en-GB"/>
        </w:rPr>
        <w:t>e.U.</w:t>
      </w:r>
      <w:proofErr w:type="spellEnd"/>
      <w:r>
        <w:rPr>
          <w:lang w:val="en-GB"/>
        </w:rPr>
        <w:t xml:space="preserve">, </w:t>
      </w:r>
      <w:proofErr w:type="spellStart"/>
      <w:r>
        <w:rPr>
          <w:lang w:val="en-GB"/>
        </w:rPr>
        <w:t>Pfaffstätten</w:t>
      </w:r>
      <w:proofErr w:type="spellEnd"/>
      <w:r>
        <w:rPr>
          <w:lang w:val="en-GB"/>
        </w:rPr>
        <w:t xml:space="preserve">, Austria). The morphological parameters </w:t>
      </w:r>
      <w:proofErr w:type="spellStart"/>
      <w:r>
        <w:rPr>
          <w:lang w:val="en-GB"/>
        </w:rPr>
        <w:t>analyzed</w:t>
      </w:r>
      <w:proofErr w:type="spellEnd"/>
      <w:r>
        <w:rPr>
          <w:lang w:val="en-GB"/>
        </w:rPr>
        <w:t xml:space="preserve"> </w:t>
      </w:r>
      <w:proofErr w:type="gramStart"/>
      <w:r>
        <w:rPr>
          <w:lang w:val="en-GB"/>
        </w:rPr>
        <w:t>are:</w:t>
      </w:r>
      <w:proofErr w:type="gramEnd"/>
      <w:r>
        <w:rPr>
          <w:lang w:val="en-GB"/>
        </w:rPr>
        <w:t xml:space="preserve"> BV/TV, </w:t>
      </w:r>
      <w:commentRangeStart w:id="175"/>
      <w:r>
        <w:rPr>
          <w:lang w:val="en-GB"/>
        </w:rPr>
        <w:t>SMI</w:t>
      </w:r>
      <w:commentRangeEnd w:id="175"/>
      <w:r w:rsidR="00FB639D">
        <w:rPr>
          <w:rStyle w:val="Kommentarzeichen"/>
        </w:rPr>
        <w:commentReference w:id="175"/>
      </w:r>
      <w:r>
        <w:rPr>
          <w:lang w:val="en-GB"/>
        </w:rPr>
        <w:t xml:space="preserve">, trabecular number </w:t>
      </w:r>
      <w:commentRangeStart w:id="176"/>
      <w:r>
        <w:rPr>
          <w:lang w:val="en-GB"/>
        </w:rPr>
        <w:t xml:space="preserve">(Tb. N.), </w:t>
      </w:r>
      <w:commentRangeEnd w:id="176"/>
      <w:r w:rsidR="00FB639D">
        <w:rPr>
          <w:rStyle w:val="Kommentarzeichen"/>
        </w:rPr>
        <w:commentReference w:id="176"/>
      </w:r>
      <w:r>
        <w:rPr>
          <w:lang w:val="en-GB"/>
        </w:rPr>
        <w:t xml:space="preserve">trabecular thickness (Tb. Th.), trabecular spacing (Tb. Sp.), and the standard deviation of the trabecular spacing (Tb. Sp. SD). </w:t>
      </w:r>
      <w:del w:id="177" w:author="Schenk, Denis Elia (ARTORG)" w:date="2021-05-21T10:48:00Z">
        <w:r w:rsidDel="00FB639D">
          <w:rPr>
            <w:lang w:val="en-GB"/>
          </w:rPr>
          <w:delText xml:space="preserve">Moreover, </w:delText>
        </w:r>
      </w:del>
      <w:r>
        <w:rPr>
          <w:lang w:val="en-GB"/>
        </w:rPr>
        <w:t xml:space="preserve">ROI fabric was evaluated using MIL method [Moreno 2014]. The fabric tensor </w:t>
      </w:r>
      <w:r>
        <w:rPr>
          <w:b/>
          <w:lang w:val="en-GB"/>
        </w:rPr>
        <w:t>M</w:t>
      </w:r>
      <w:r>
        <w:rPr>
          <w:lang w:val="en-GB"/>
        </w:rPr>
        <w:t xml:space="preserve"> is a positive-definite second-order tensor</w:t>
      </w:r>
      <w:ins w:id="178" w:author="Schenk, Denis Elia (ARTORG)" w:date="2021-05-21T10:48:00Z">
        <w:r w:rsidR="002128BB">
          <w:rPr>
            <w:lang w:val="en-GB"/>
          </w:rPr>
          <w:t xml:space="preserve">, </w:t>
        </w:r>
      </w:ins>
      <w:del w:id="179" w:author="Schenk, Denis Elia (ARTORG)" w:date="2021-05-21T10:48:00Z">
        <w:r w:rsidDel="002128BB">
          <w:rPr>
            <w:lang w:val="en-GB"/>
          </w:rPr>
          <w:delText xml:space="preserve">. It is build as </w:delText>
        </w:r>
      </w:del>
      <w:r>
        <w:rPr>
          <w:lang w:val="en-GB"/>
        </w:rPr>
        <w:t>shown in Equation 1 below:</w:t>
      </w:r>
    </w:p>
    <w:p w14:paraId="4DD6AA38" w14:textId="77777777" w:rsidR="008F73E9" w:rsidRPr="002128BB" w:rsidRDefault="008F73E9">
      <w:pPr>
        <w:tabs>
          <w:tab w:val="left" w:pos="492"/>
          <w:tab w:val="left" w:pos="2760"/>
        </w:tabs>
        <w:jc w:val="both"/>
        <w:rPr>
          <w:lang w:val="en-US"/>
          <w:rPrChange w:id="180" w:author="Schenk, Denis Elia (ARTORG)" w:date="2021-05-21T10:48:00Z">
            <w:rPr/>
          </w:rPrChange>
        </w:rPr>
      </w:pPr>
    </w:p>
    <w:p w14:paraId="083ADAAE" w14:textId="77777777" w:rsidR="008F73E9" w:rsidRPr="002128BB" w:rsidRDefault="008F73E9" w:rsidP="00B063F8">
      <w:pPr>
        <w:tabs>
          <w:tab w:val="left" w:pos="492"/>
          <w:tab w:val="left" w:pos="2760"/>
        </w:tabs>
        <w:rPr>
          <w:lang w:val="en-US"/>
          <w:rPrChange w:id="181" w:author="Schenk, Denis Elia (ARTORG)" w:date="2021-05-21T10:48:00Z">
            <w:rPr/>
          </w:rPrChange>
        </w:rPr>
      </w:pPr>
    </w:p>
    <w:p w14:paraId="54E40307" w14:textId="172029E8" w:rsidR="008F73E9" w:rsidRDefault="00130597" w:rsidP="00F7766B">
      <w:pPr>
        <w:rPr>
          <w:lang w:val="en-GB"/>
        </w:rPr>
      </w:pPr>
      <w:r>
        <w:rPr>
          <w:lang w:val="en-GB"/>
        </w:rPr>
        <w:t xml:space="preserve">where </w:t>
      </w:r>
      <w:r>
        <w:rPr>
          <w:i/>
          <w:lang w:val="en-GB"/>
        </w:rPr>
        <w:t>m</w:t>
      </w:r>
      <w:r>
        <w:rPr>
          <w:i/>
          <w:sz w:val="20"/>
          <w:vertAlign w:val="subscript"/>
          <w:lang w:val="en-GB"/>
        </w:rPr>
        <w:t>i</w:t>
      </w:r>
      <w:r>
        <w:rPr>
          <w:lang w:val="en-GB"/>
        </w:rPr>
        <w:t xml:space="preserve"> are the eigenvalues of </w:t>
      </w:r>
      <w:r>
        <w:rPr>
          <w:b/>
          <w:lang w:val="en-GB"/>
        </w:rPr>
        <w:t>M</w:t>
      </w:r>
      <w:r>
        <w:rPr>
          <w:lang w:val="en-GB"/>
        </w:rPr>
        <w:t xml:space="preserve"> and </w:t>
      </w:r>
      <w:r>
        <w:rPr>
          <w:b/>
          <w:lang w:val="en-GB"/>
        </w:rPr>
        <w:t>M</w:t>
      </w:r>
      <w:r>
        <w:rPr>
          <w:i/>
          <w:sz w:val="20"/>
          <w:vertAlign w:val="subscript"/>
          <w:lang w:val="en-GB"/>
        </w:rPr>
        <w:t>i</w:t>
      </w:r>
      <w:r>
        <w:rPr>
          <w:lang w:val="en-GB"/>
        </w:rPr>
        <w:t xml:space="preserve"> are the dyadic product of the corresponding eigenvectors </w:t>
      </w:r>
      <w:r>
        <w:rPr>
          <w:b/>
          <w:lang w:val="en-GB"/>
        </w:rPr>
        <w:t>m</w:t>
      </w:r>
      <w:r>
        <w:rPr>
          <w:i/>
          <w:vertAlign w:val="subscript"/>
          <w:lang w:val="en-GB"/>
        </w:rPr>
        <w:t>i</w:t>
      </w:r>
      <w:r>
        <w:rPr>
          <w:lang w:val="en-GB"/>
        </w:rPr>
        <w:t xml:space="preserve"> [Cowin1985, Harrigan1985]. The fabric </w:t>
      </w:r>
      <w:del w:id="182" w:author="Schenk, Denis Elia (ARTORG)" w:date="2021-05-21T10:48:00Z">
        <w:r w:rsidDel="002128BB">
          <w:rPr>
            <w:lang w:val="en-GB"/>
          </w:rPr>
          <w:delText>is then</w:delText>
        </w:r>
      </w:del>
      <w:ins w:id="183" w:author="Schenk, Denis Elia (ARTORG)" w:date="2021-05-21T10:48:00Z">
        <w:r w:rsidR="002128BB">
          <w:rPr>
            <w:lang w:val="en-GB"/>
          </w:rPr>
          <w:t>tensor is</w:t>
        </w:r>
      </w:ins>
      <w:r>
        <w:rPr>
          <w:lang w:val="en-GB"/>
        </w:rPr>
        <w:t xml:space="preserve"> independent of BV/TV and normalized with </w:t>
      </w:r>
      <w:r>
        <w:rPr>
          <w:i/>
          <w:lang w:val="en-GB"/>
        </w:rPr>
        <w:t>tr</w:t>
      </w:r>
      <w:r>
        <w:rPr>
          <w:lang w:val="en-GB"/>
        </w:rPr>
        <w:t>(</w:t>
      </w:r>
      <w:r>
        <w:rPr>
          <w:b/>
          <w:lang w:val="en-GB"/>
        </w:rPr>
        <w:t>M</w:t>
      </w:r>
      <w:r>
        <w:rPr>
          <w:lang w:val="en-GB"/>
        </w:rPr>
        <w:t>) = 3. The fabric eigenvalues allow to compute the degree of anisotropy (</w:t>
      </w:r>
      <w:commentRangeStart w:id="184"/>
      <w:r>
        <w:rPr>
          <w:lang w:val="en-GB"/>
        </w:rPr>
        <w:t>DA</w:t>
      </w:r>
      <w:commentRangeEnd w:id="184"/>
      <w:r w:rsidR="002128BB">
        <w:rPr>
          <w:rStyle w:val="Kommentarzeichen"/>
        </w:rPr>
        <w:commentReference w:id="184"/>
      </w:r>
      <w:r>
        <w:rPr>
          <w:lang w:val="en-GB"/>
        </w:rPr>
        <w:t>) of the ROI by dividing the highest eigenvalue by the lowest one.</w:t>
      </w:r>
    </w:p>
    <w:p w14:paraId="03284E5A" w14:textId="3C528918" w:rsidR="00F7766B" w:rsidRDefault="00F7766B" w:rsidP="00F7766B">
      <w:pPr>
        <w:rPr>
          <w:lang w:val="en-GB"/>
        </w:rPr>
      </w:pPr>
    </w:p>
    <w:p w14:paraId="4562329D" w14:textId="77777777" w:rsidR="00F7766B" w:rsidRPr="000B6750" w:rsidRDefault="00F7766B" w:rsidP="00B063F8">
      <w:pPr>
        <w:rPr>
          <w:lang w:val="en-US"/>
        </w:rPr>
      </w:pPr>
    </w:p>
    <w:p w14:paraId="38B1D3F9" w14:textId="77777777" w:rsidR="008F73E9" w:rsidRPr="000B6750" w:rsidRDefault="00130597">
      <w:pPr>
        <w:tabs>
          <w:tab w:val="left" w:pos="492"/>
          <w:tab w:val="left" w:pos="2760"/>
        </w:tabs>
        <w:spacing w:after="315"/>
        <w:jc w:val="center"/>
        <w:rPr>
          <w:lang w:val="en-US"/>
        </w:rPr>
      </w:pPr>
      <w:r>
        <w:rPr>
          <w:b/>
          <w:sz w:val="16"/>
          <w:lang w:val="en-GB"/>
        </w:rPr>
        <w:t>Figure 2</w:t>
      </w:r>
      <w:r>
        <w:rPr>
          <w:sz w:val="16"/>
          <w:lang w:val="en-GB"/>
        </w:rPr>
        <w:t xml:space="preserve">: Summary of the motion artefacts grading. Histograms show density of each grade within both </w:t>
      </w:r>
      <w:proofErr w:type="gramStart"/>
      <w:r>
        <w:rPr>
          <w:sz w:val="16"/>
          <w:lang w:val="en-GB"/>
        </w:rPr>
        <w:t>group</w:t>
      </w:r>
      <w:proofErr w:type="gramEnd"/>
      <w:r>
        <w:rPr>
          <w:sz w:val="16"/>
          <w:lang w:val="en-GB"/>
        </w:rPr>
        <w:t>.</w:t>
      </w:r>
    </w:p>
    <w:p w14:paraId="191DD306" w14:textId="364C0592" w:rsidR="008F73E9" w:rsidRPr="000B6750" w:rsidRDefault="00130597" w:rsidP="00B063F8">
      <w:pPr>
        <w:rPr>
          <w:lang w:val="en-US"/>
        </w:rPr>
      </w:pPr>
      <w:r>
        <w:rPr>
          <w:lang w:val="en-GB"/>
        </w:rPr>
        <w:t xml:space="preserve">After ROI cleaning, </w:t>
      </w:r>
      <w:proofErr w:type="gramStart"/>
      <w:r>
        <w:rPr>
          <w:lang w:val="en-GB"/>
        </w:rPr>
        <w:t>i.e.</w:t>
      </w:r>
      <w:proofErr w:type="gramEnd"/>
      <w:r>
        <w:rPr>
          <w:lang w:val="en-GB"/>
        </w:rPr>
        <w:t xml:space="preserve"> deletion of unconnected region of bone material, a</w:t>
      </w:r>
      <w:del w:id="185" w:author="Schenk, Denis Elia (ARTORG)" w:date="2021-05-21T10:49:00Z">
        <w:r w:rsidDel="002128BB">
          <w:rPr>
            <w:lang w:val="en-GB"/>
          </w:rPr>
          <w:delText>n</w:delText>
        </w:r>
      </w:del>
      <w:r>
        <w:rPr>
          <w:lang w:val="en-GB"/>
        </w:rPr>
        <w:t xml:space="preserve"> </w:t>
      </w:r>
      <w:commentRangeStart w:id="186"/>
      <w:r>
        <w:rPr>
          <w:lang w:val="en-GB"/>
        </w:rPr>
        <w:t xml:space="preserve">homogenized mechanical analysis </w:t>
      </w:r>
      <w:commentRangeEnd w:id="186"/>
      <w:r w:rsidR="002128BB">
        <w:rPr>
          <w:rStyle w:val="Kommentarzeichen"/>
        </w:rPr>
        <w:commentReference w:id="186"/>
      </w:r>
      <w:r>
        <w:rPr>
          <w:lang w:val="en-GB"/>
        </w:rPr>
        <w:t xml:space="preserve">was performed using </w:t>
      </w:r>
      <w:r>
        <w:rPr>
          <w:rFonts w:ascii="Go Smallcaps" w:hAnsi="Go Smallcaps" w:cs="Go Smallcaps"/>
          <w:lang w:val="en-GB"/>
        </w:rPr>
        <w:t>ABAQUS 6.14</w:t>
      </w:r>
      <w:r>
        <w:rPr>
          <w:lang w:val="en-GB"/>
        </w:rPr>
        <w:t xml:space="preserve">. </w:t>
      </w:r>
      <w:ins w:id="187" w:author="Schenk, Denis Elia (ARTORG)" w:date="2021-05-21T10:50:00Z">
        <w:r w:rsidR="002128BB">
          <w:rPr>
            <w:lang w:val="en-GB"/>
          </w:rPr>
          <w:t xml:space="preserve">In brief: </w:t>
        </w:r>
      </w:ins>
      <w:r>
        <w:rPr>
          <w:lang w:val="en-GB"/>
        </w:rPr>
        <w:t xml:space="preserve">Each voxel of the cleaned ROI was converted to </w:t>
      </w:r>
      <w:del w:id="188" w:author="Schenk, Denis Elia (ARTORG)" w:date="2021-05-21T10:50:00Z">
        <w:r w:rsidDel="002128BB">
          <w:rPr>
            <w:lang w:val="en-GB"/>
          </w:rPr>
          <w:delText>mesh using</w:delText>
        </w:r>
      </w:del>
      <w:ins w:id="189" w:author="Schenk, Denis Elia (ARTORG)" w:date="2021-05-21T10:50:00Z">
        <w:r w:rsidR="002128BB">
          <w:rPr>
            <w:lang w:val="en-GB"/>
          </w:rPr>
          <w:t>a</w:t>
        </w:r>
      </w:ins>
      <w:r>
        <w:rPr>
          <w:lang w:val="en-GB"/>
        </w:rPr>
        <w:t xml:space="preserve"> fully integrated linear brick elements (C3D8)</w:t>
      </w:r>
      <w:ins w:id="190" w:author="Schenk, Denis Elia (ARTORG)" w:date="2021-05-21T10:50:00Z">
        <w:r w:rsidR="002128BB">
          <w:rPr>
            <w:lang w:val="en-GB"/>
          </w:rPr>
          <w:t xml:space="preserve"> using a direct voxel conversion approach. Then </w:t>
        </w:r>
      </w:ins>
      <w:del w:id="191" w:author="Schenk, Denis Elia (ARTORG)" w:date="2021-05-21T10:51:00Z">
        <w:r w:rsidDel="002128BB">
          <w:rPr>
            <w:lang w:val="en-GB"/>
          </w:rPr>
          <w:delText xml:space="preserve"> with </w:delText>
        </w:r>
      </w:del>
      <w:r>
        <w:rPr>
          <w:lang w:val="en-GB"/>
        </w:rPr>
        <w:t xml:space="preserve">a stiffness </w:t>
      </w:r>
      <w:r>
        <w:rPr>
          <w:i/>
          <w:lang w:val="en-GB"/>
        </w:rPr>
        <w:t>E</w:t>
      </w:r>
      <w:r>
        <w:rPr>
          <w:lang w:val="en-GB"/>
        </w:rPr>
        <w:t xml:space="preserve"> of 10 000 MPa and a Poisson's ratio </w:t>
      </w:r>
      <w:r>
        <w:rPr>
          <w:rFonts w:ascii="Latin Modern Math" w:hAnsi="Latin Modern Math" w:cs="Latin Modern Math"/>
          <w:i/>
          <w:lang w:val="en-GB"/>
        </w:rPr>
        <w:t>ν</w:t>
      </w:r>
      <w:r>
        <w:rPr>
          <w:lang w:val="en-GB"/>
        </w:rPr>
        <w:t xml:space="preserve"> of 0.3</w:t>
      </w:r>
      <w:ins w:id="192" w:author="Schenk, Denis Elia (ARTORG)" w:date="2021-05-21T10:51:00Z">
        <w:r w:rsidR="002128BB">
          <w:rPr>
            <w:lang w:val="en-GB"/>
          </w:rPr>
          <w:t xml:space="preserve"> were assigned</w:t>
        </w:r>
      </w:ins>
      <w:r>
        <w:rPr>
          <w:lang w:val="en-GB"/>
        </w:rPr>
        <w:t xml:space="preserve">. The simulation consisted of 6 independent load cases, 3 </w:t>
      </w:r>
      <w:proofErr w:type="spellStart"/>
      <w:r>
        <w:rPr>
          <w:lang w:val="en-GB"/>
        </w:rPr>
        <w:t>uni</w:t>
      </w:r>
      <w:proofErr w:type="spellEnd"/>
      <w:r>
        <w:rPr>
          <w:lang w:val="en-GB"/>
        </w:rPr>
        <w:t xml:space="preserve">-axial and 3 shear cases, using </w:t>
      </w:r>
      <w:commentRangeStart w:id="193"/>
      <w:r>
        <w:rPr>
          <w:lang w:val="en-GB"/>
        </w:rPr>
        <w:t>KUBCs</w:t>
      </w:r>
      <w:commentRangeEnd w:id="193"/>
      <w:r w:rsidR="002128BB">
        <w:rPr>
          <w:rStyle w:val="Kommentarzeichen"/>
        </w:rPr>
        <w:commentReference w:id="193"/>
      </w:r>
      <w:del w:id="194" w:author="Schenk, Denis Elia (ARTORG)" w:date="2021-05-21T10:51:00Z">
        <w:r w:rsidDel="002128BB">
          <w:rPr>
            <w:lang w:val="en-GB"/>
          </w:rPr>
          <w:delText>. KUBCs were used according to the work of</w:delText>
        </w:r>
      </w:del>
      <w:r>
        <w:rPr>
          <w:lang w:val="en-GB"/>
        </w:rPr>
        <w:t xml:space="preserve"> [</w:t>
      </w:r>
      <w:proofErr w:type="spellStart"/>
      <w:r>
        <w:rPr>
          <w:lang w:val="en-GB"/>
        </w:rPr>
        <w:t>Panyasantisuk</w:t>
      </w:r>
      <w:proofErr w:type="spellEnd"/>
      <w:r>
        <w:rPr>
          <w:lang w:val="en-GB"/>
        </w:rPr>
        <w:t xml:space="preserve"> 2015]. Unlike PMUBCs, KUBCs do not require to rotate the ROI into fabric coordinate system</w:t>
      </w:r>
      <w:ins w:id="195" w:author="Schenk, Denis Elia (ARTORG)" w:date="2021-05-21T10:52:00Z">
        <w:r w:rsidR="002128BB">
          <w:rPr>
            <w:lang w:val="en-GB"/>
          </w:rPr>
          <w:t>. Such rotations would potentially</w:t>
        </w:r>
      </w:ins>
      <w:r>
        <w:rPr>
          <w:lang w:val="en-GB"/>
        </w:rPr>
        <w:t xml:space="preserve"> </w:t>
      </w:r>
      <w:del w:id="196" w:author="Schenk, Denis Elia (ARTORG)" w:date="2021-05-21T10:52:00Z">
        <w:r w:rsidDel="002128BB">
          <w:rPr>
            <w:lang w:val="en-GB"/>
          </w:rPr>
          <w:delText xml:space="preserve">which </w:delText>
        </w:r>
      </w:del>
      <w:r>
        <w:rPr>
          <w:lang w:val="en-GB"/>
        </w:rPr>
        <w:t xml:space="preserve">decrease </w:t>
      </w:r>
      <w:del w:id="197" w:author="Schenk, Denis Elia (ARTORG)" w:date="2021-05-21T10:52:00Z">
        <w:r w:rsidDel="002128BB">
          <w:rPr>
            <w:lang w:val="en-GB"/>
          </w:rPr>
          <w:delText xml:space="preserve">the </w:delText>
        </w:r>
      </w:del>
      <w:r>
        <w:rPr>
          <w:lang w:val="en-GB"/>
        </w:rPr>
        <w:t xml:space="preserve">image quality. </w:t>
      </w:r>
      <w:commentRangeStart w:id="198"/>
      <w:r>
        <w:rPr>
          <w:lang w:val="en-GB"/>
        </w:rPr>
        <w:t>This</w:t>
      </w:r>
      <w:commentRangeEnd w:id="198"/>
      <w:r w:rsidR="002128BB">
        <w:rPr>
          <w:rStyle w:val="Kommentarzeichen"/>
        </w:rPr>
        <w:commentReference w:id="198"/>
      </w:r>
      <w:r>
        <w:rPr>
          <w:lang w:val="en-GB"/>
        </w:rPr>
        <w:t xml:space="preserve"> homogenization process allows to calibrate the parameters of the Zysset-</w:t>
      </w:r>
      <w:proofErr w:type="spellStart"/>
      <w:r>
        <w:rPr>
          <w:lang w:val="en-GB"/>
        </w:rPr>
        <w:t>Curnier</w:t>
      </w:r>
      <w:proofErr w:type="spellEnd"/>
      <w:r>
        <w:rPr>
          <w:lang w:val="en-GB"/>
        </w:rPr>
        <w:t xml:space="preserve"> fabric-elasticity model [Zysset 1995]. This model builds the fourth order stiffness tensor </w:t>
      </w:r>
      <w:r>
        <w:rPr>
          <w:rFonts w:ascii="Cambria Math" w:hAnsi="Cambria Math" w:cs="Cambria Math"/>
          <w:lang w:val="en-GB"/>
        </w:rPr>
        <w:t>𝕊</w:t>
      </w:r>
      <w:r>
        <w:rPr>
          <w:lang w:val="en-GB"/>
        </w:rPr>
        <w:t xml:space="preserve"> using the BV/TV or </w:t>
      </w:r>
      <w:r>
        <w:rPr>
          <w:rFonts w:ascii="Latin Modern Math" w:hAnsi="Latin Modern Math" w:cs="Latin Modern Math"/>
          <w:i/>
          <w:lang w:val="en-GB"/>
        </w:rPr>
        <w:t>ρ</w:t>
      </w:r>
      <w:r>
        <w:rPr>
          <w:lang w:val="en-GB"/>
        </w:rPr>
        <w:t xml:space="preserve">, fabric </w:t>
      </w:r>
      <w:del w:id="199" w:author="Schenk, Denis Elia (ARTORG)" w:date="2021-05-21T10:53:00Z">
        <w:r w:rsidDel="002128BB">
          <w:rPr>
            <w:lang w:val="en-GB"/>
          </w:rPr>
          <w:delText xml:space="preserve">information </w:delText>
        </w:r>
      </w:del>
      <w:ins w:id="200" w:author="Schenk, Denis Elia (ARTORG)" w:date="2021-05-21T10:53:00Z">
        <w:r w:rsidR="002128BB">
          <w:rPr>
            <w:lang w:val="en-GB"/>
          </w:rPr>
          <w:t xml:space="preserve">tensor </w:t>
        </w:r>
      </w:ins>
      <w:r>
        <w:rPr>
          <w:b/>
          <w:lang w:val="en-GB"/>
        </w:rPr>
        <w:t>M</w:t>
      </w:r>
      <w:r>
        <w:rPr>
          <w:lang w:val="en-GB"/>
        </w:rPr>
        <w:t xml:space="preserve">, three elasticity parameters </w:t>
      </w:r>
      <w:r>
        <w:rPr>
          <w:rFonts w:ascii="Latin Modern Math" w:hAnsi="Latin Modern Math" w:cs="Latin Modern Math"/>
          <w:i/>
          <w:lang w:val="en-GB"/>
        </w:rPr>
        <w:t>λ</w:t>
      </w:r>
      <w:r>
        <w:rPr>
          <w:rFonts w:ascii="Latin Modern Math" w:hAnsi="Latin Modern Math" w:cs="Latin Modern Math"/>
          <w:i/>
          <w:vertAlign w:val="subscript"/>
          <w:lang w:val="en-GB"/>
        </w:rPr>
        <w:t>0</w:t>
      </w:r>
      <w:r>
        <w:rPr>
          <w:lang w:val="en-GB"/>
        </w:rPr>
        <w:t xml:space="preserve">, </w:t>
      </w:r>
      <w:r>
        <w:rPr>
          <w:rFonts w:ascii="Latin Modern Math" w:hAnsi="Latin Modern Math" w:cs="Latin Modern Math"/>
          <w:i/>
          <w:lang w:val="fr-CH"/>
        </w:rPr>
        <w:t>λ</w:t>
      </w:r>
      <w:r>
        <w:rPr>
          <w:rFonts w:ascii="Latin Modern Math" w:hAnsi="Latin Modern Math" w:cs="Latin Modern Math"/>
          <w:i/>
          <w:vertAlign w:val="subscript"/>
          <w:lang w:val="fr-CH"/>
        </w:rPr>
        <w:t>0</w:t>
      </w:r>
      <w:r>
        <w:rPr>
          <w:i/>
          <w:lang w:val="en-GB"/>
        </w:rPr>
        <w:t>'</w:t>
      </w:r>
      <w:r>
        <w:rPr>
          <w:lang w:val="en-GB"/>
        </w:rPr>
        <w:t xml:space="preserve">, and </w:t>
      </w:r>
      <w:r>
        <w:rPr>
          <w:rFonts w:ascii="Latin Modern Math" w:hAnsi="Latin Modern Math" w:cs="Latin Modern Math"/>
          <w:i/>
          <w:lang w:val="fr-CH"/>
        </w:rPr>
        <w:t>μ</w:t>
      </w:r>
      <w:r>
        <w:rPr>
          <w:rFonts w:ascii="Latin Modern Math" w:hAnsi="Latin Modern Math" w:cs="Latin Modern Math"/>
          <w:i/>
          <w:vertAlign w:val="subscript"/>
          <w:lang w:val="fr-CH"/>
        </w:rPr>
        <w:t>0</w:t>
      </w:r>
      <w:r>
        <w:rPr>
          <w:lang w:val="en-GB"/>
        </w:rPr>
        <w:t xml:space="preserve">, and two exponents, </w:t>
      </w:r>
      <w:r>
        <w:rPr>
          <w:i/>
          <w:lang w:val="en-GB"/>
        </w:rPr>
        <w:t>k</w:t>
      </w:r>
      <w:r>
        <w:rPr>
          <w:lang w:val="en-GB"/>
        </w:rPr>
        <w:t xml:space="preserve"> and </w:t>
      </w:r>
      <w:r>
        <w:rPr>
          <w:i/>
          <w:lang w:val="en-GB"/>
        </w:rPr>
        <w:t>l</w:t>
      </w:r>
      <w:ins w:id="201" w:author="Schenk, Denis Elia (ARTORG)" w:date="2021-05-21T10:53:00Z">
        <w:r w:rsidR="002128BB">
          <w:rPr>
            <w:lang w:val="en-GB"/>
          </w:rPr>
          <w:t xml:space="preserve">, as </w:t>
        </w:r>
      </w:ins>
      <w:del w:id="202" w:author="Schenk, Denis Elia (ARTORG)" w:date="2021-05-21T10:53:00Z">
        <w:r w:rsidDel="002128BB">
          <w:rPr>
            <w:lang w:val="en-GB"/>
          </w:rPr>
          <w:delText xml:space="preserve">. The building of this tensor is </w:delText>
        </w:r>
      </w:del>
      <w:r>
        <w:rPr>
          <w:lang w:val="en-GB"/>
        </w:rPr>
        <w:t>shown in Equation 2.</w:t>
      </w:r>
    </w:p>
    <w:p w14:paraId="28353F4F" w14:textId="77777777" w:rsidR="008F73E9" w:rsidRPr="000B6750" w:rsidRDefault="008F73E9">
      <w:pPr>
        <w:tabs>
          <w:tab w:val="left" w:pos="492"/>
          <w:tab w:val="left" w:pos="2760"/>
        </w:tabs>
        <w:jc w:val="both"/>
        <w:rPr>
          <w:lang w:val="en-US"/>
        </w:rPr>
      </w:pPr>
    </w:p>
    <w:p w14:paraId="7CC4E6BF" w14:textId="77777777" w:rsidR="008F73E9" w:rsidRPr="002128BB" w:rsidRDefault="008F73E9">
      <w:pPr>
        <w:tabs>
          <w:tab w:val="left" w:pos="492"/>
          <w:tab w:val="left" w:pos="2760"/>
        </w:tabs>
        <w:jc w:val="both"/>
        <w:rPr>
          <w:lang w:val="en-US"/>
          <w:rPrChange w:id="203" w:author="Schenk, Denis Elia (ARTORG)" w:date="2021-05-21T10:53:00Z">
            <w:rPr/>
          </w:rPrChange>
        </w:rPr>
      </w:pPr>
    </w:p>
    <w:p w14:paraId="28D51B3C" w14:textId="1E462BE4" w:rsidR="008F73E9" w:rsidRPr="000B6750" w:rsidRDefault="00130597" w:rsidP="00B063F8">
      <w:pPr>
        <w:rPr>
          <w:lang w:val="en-US"/>
        </w:rPr>
      </w:pPr>
      <w:r>
        <w:rPr>
          <w:lang w:val="en-GB"/>
        </w:rPr>
        <w:t xml:space="preserve">Where </w:t>
      </w:r>
      <w:r>
        <w:rPr>
          <w:rFonts w:ascii="Latin Modern Math" w:hAnsi="Latin Modern Math" w:cs="Latin Modern Math"/>
          <w:lang w:val="en-GB"/>
        </w:rPr>
        <w:t>⊗</w:t>
      </w:r>
      <w:r>
        <w:rPr>
          <w:lang w:val="en-GB"/>
        </w:rPr>
        <w:t xml:space="preserve"> and </w:t>
      </w:r>
      <w:r>
        <w:rPr>
          <w:rFonts w:ascii="Latin Modern Math" w:hAnsi="Latin Modern Math" w:cs="Latin Modern Math"/>
          <w:u w:val="single"/>
          <w:lang w:val="fr-CH"/>
        </w:rPr>
        <w:fldChar w:fldCharType="begin"/>
      </w:r>
      <w:r w:rsidRPr="000B6750">
        <w:rPr>
          <w:lang w:val="en-US"/>
        </w:rPr>
        <w:instrText xml:space="preserve"> EQ \x \to(</w:instrText>
      </w:r>
      <w:r w:rsidRPr="000B6750">
        <w:rPr>
          <w:rFonts w:ascii="Cambria Math" w:hAnsi="Cambria Math" w:cs="Cambria Math"/>
          <w:lang w:val="en-US"/>
        </w:rPr>
        <w:instrText>⊗</w:instrText>
      </w:r>
      <w:r w:rsidRPr="000B6750">
        <w:rPr>
          <w:lang w:val="en-US"/>
        </w:rPr>
        <w:instrText xml:space="preserve">) </w:instrText>
      </w:r>
      <w:r>
        <w:fldChar w:fldCharType="end"/>
      </w:r>
      <w:del w:id="204" w:author="Schenk, Denis Elia (ARTORG)" w:date="2021-05-21T10:53:00Z">
        <w:r w:rsidDel="002128BB">
          <w:rPr>
            <w:lang w:val="en-GB"/>
          </w:rPr>
          <w:delText xml:space="preserve"> </w:delText>
        </w:r>
      </w:del>
      <w:r>
        <w:rPr>
          <w:lang w:val="en-GB"/>
        </w:rPr>
        <w:t>are the dyadic and symmetric product of second order tensors,</w:t>
      </w:r>
      <w:ins w:id="205" w:author="Schenk, Denis Elia (ARTORG)" w:date="2021-05-21T10:53:00Z">
        <w:r w:rsidR="002128BB">
          <w:rPr>
            <w:lang w:val="en-GB"/>
          </w:rPr>
          <w:t xml:space="preserve"> </w:t>
        </w:r>
      </w:ins>
      <w:del w:id="206" w:author="Schenk, Denis Elia (ARTORG)" w:date="2021-05-21T10:53:00Z">
        <w:r w:rsidDel="002128BB">
          <w:rPr>
            <w:lang w:val="en-GB"/>
          </w:rPr>
          <w:delText xml:space="preserve"> </w:delText>
        </w:r>
      </w:del>
      <w:r>
        <w:rPr>
          <w:lang w:val="en-GB"/>
        </w:rPr>
        <w:t>respectively. The Zysset-</w:t>
      </w:r>
      <w:proofErr w:type="spellStart"/>
      <w:r>
        <w:rPr>
          <w:lang w:val="en-GB"/>
        </w:rPr>
        <w:t>Curnier</w:t>
      </w:r>
      <w:proofErr w:type="spellEnd"/>
      <w:r>
        <w:rPr>
          <w:lang w:val="en-GB"/>
        </w:rPr>
        <w:t xml:space="preserve"> model is built with the assumption of orthotropy and homogeneity. However, the trabecular structure is not perfectly homogeneous. </w:t>
      </w:r>
      <w:proofErr w:type="gramStart"/>
      <w:r>
        <w:rPr>
          <w:lang w:val="en-GB"/>
        </w:rPr>
        <w:t>In order to</w:t>
      </w:r>
      <w:proofErr w:type="gramEnd"/>
      <w:r>
        <w:rPr>
          <w:lang w:val="en-GB"/>
        </w:rPr>
        <w:t xml:space="preserve"> assess the ROI heterogeneity</w:t>
      </w:r>
      <w:ins w:id="207" w:author="Schenk, Denis Elia (ARTORG)" w:date="2021-05-21T10:54:00Z">
        <w:r w:rsidR="002128BB">
          <w:rPr>
            <w:lang w:val="en-GB"/>
          </w:rPr>
          <w:t>,</w:t>
        </w:r>
      </w:ins>
      <w:r>
        <w:rPr>
          <w:lang w:val="en-GB"/>
        </w:rPr>
        <w:t xml:space="preserve"> a </w:t>
      </w:r>
      <w:del w:id="208" w:author="Schenk, Denis Elia (ARTORG)" w:date="2021-05-21T10:54:00Z">
        <w:r w:rsidDel="002128BB">
          <w:rPr>
            <w:lang w:val="en-GB"/>
          </w:rPr>
          <w:delText xml:space="preserve">so-called </w:delText>
        </w:r>
      </w:del>
      <w:r>
        <w:rPr>
          <w:lang w:val="en-GB"/>
        </w:rPr>
        <w:t xml:space="preserve">coefficient of variation (CV) is computed </w:t>
      </w:r>
      <w:del w:id="209" w:author="Schenk, Denis Elia (ARTORG)" w:date="2021-05-21T10:54:00Z">
        <w:r w:rsidDel="002128BB">
          <w:rPr>
            <w:lang w:val="en-GB"/>
          </w:rPr>
          <w:delText>as presented in</w:delText>
        </w:r>
      </w:del>
      <w:ins w:id="210" w:author="Schenk, Denis Elia (ARTORG)" w:date="2021-05-21T10:54:00Z">
        <w:r w:rsidR="002128BB">
          <w:rPr>
            <w:lang w:val="en-GB"/>
          </w:rPr>
          <w:t>according to</w:t>
        </w:r>
      </w:ins>
      <w:r>
        <w:rPr>
          <w:lang w:val="en-GB"/>
        </w:rPr>
        <w:t xml:space="preserve"> [</w:t>
      </w:r>
      <w:proofErr w:type="spellStart"/>
      <w:r>
        <w:rPr>
          <w:lang w:val="en-GB"/>
        </w:rPr>
        <w:t>Panyasantisuk</w:t>
      </w:r>
      <w:proofErr w:type="spellEnd"/>
      <w:r>
        <w:rPr>
          <w:lang w:val="en-GB"/>
        </w:rPr>
        <w:t xml:space="preserve"> 2015]: the ROI is divided into eight identical sub</w:t>
      </w:r>
      <w:ins w:id="211" w:author="Schenk, Denis Elia (ARTORG)" w:date="2021-05-21T10:54:00Z">
        <w:r w:rsidR="002128BB">
          <w:rPr>
            <w:lang w:val="en-GB"/>
          </w:rPr>
          <w:t>-</w:t>
        </w:r>
      </w:ins>
      <w:r>
        <w:rPr>
          <w:lang w:val="en-GB"/>
        </w:rPr>
        <w:t>cubes</w:t>
      </w:r>
      <w:ins w:id="212" w:author="Schenk, Denis Elia (ARTORG)" w:date="2021-05-21T10:54:00Z">
        <w:r w:rsidR="002128BB">
          <w:rPr>
            <w:lang w:val="en-GB"/>
          </w:rPr>
          <w:t xml:space="preserve"> and </w:t>
        </w:r>
      </w:ins>
      <w:del w:id="213" w:author="Schenk, Denis Elia (ARTORG)" w:date="2021-05-21T10:54:00Z">
        <w:r w:rsidDel="002128BB">
          <w:rPr>
            <w:lang w:val="en-GB"/>
          </w:rPr>
          <w:delText xml:space="preserve">, </w:delText>
        </w:r>
      </w:del>
      <w:r>
        <w:rPr>
          <w:lang w:val="en-GB"/>
        </w:rPr>
        <w:t xml:space="preserve">BV/TV is computed for each </w:t>
      </w:r>
      <w:del w:id="214" w:author="Schenk, Denis Elia (ARTORG)" w:date="2021-05-21T10:54:00Z">
        <w:r w:rsidDel="002128BB">
          <w:rPr>
            <w:lang w:val="en-GB"/>
          </w:rPr>
          <w:delText xml:space="preserve">subcube </w:delText>
        </w:r>
      </w:del>
      <w:ins w:id="215" w:author="Schenk, Denis Elia (ARTORG)" w:date="2021-05-21T10:54:00Z">
        <w:r w:rsidR="002128BB">
          <w:rPr>
            <w:lang w:val="en-GB"/>
          </w:rPr>
          <w:t xml:space="preserve">of them. </w:t>
        </w:r>
      </w:ins>
      <w:del w:id="216" w:author="Schenk, Denis Elia (ARTORG)" w:date="2021-05-21T10:54:00Z">
        <w:r w:rsidDel="002128BB">
          <w:rPr>
            <w:lang w:val="en-GB"/>
          </w:rPr>
          <w:delText>and the</w:delText>
        </w:r>
      </w:del>
      <w:ins w:id="217" w:author="Schenk, Denis Elia (ARTORG)" w:date="2021-05-21T10:55:00Z">
        <w:r w:rsidR="002128BB">
          <w:rPr>
            <w:lang w:val="en-GB"/>
          </w:rPr>
          <w:t>The</w:t>
        </w:r>
      </w:ins>
      <w:r>
        <w:rPr>
          <w:lang w:val="en-GB"/>
        </w:rPr>
        <w:t xml:space="preserve"> CV is defined as the ratio between the standard deviation of these BV/TV and the mean value</w:t>
      </w:r>
      <w:ins w:id="218" w:author="Schenk, Denis Elia (ARTORG)" w:date="2021-05-21T10:55:00Z">
        <w:r w:rsidR="002128BB">
          <w:rPr>
            <w:lang w:val="en-GB"/>
          </w:rPr>
          <w:t xml:space="preserve"> </w:t>
        </w:r>
      </w:ins>
      <w:del w:id="219" w:author="Schenk, Denis Elia (ARTORG)" w:date="2021-05-21T10:55:00Z">
        <w:r w:rsidDel="002128BB">
          <w:rPr>
            <w:lang w:val="en-GB"/>
          </w:rPr>
          <w:delText>, see</w:delText>
        </w:r>
      </w:del>
      <w:ins w:id="220" w:author="Schenk, Denis Elia (ARTORG)" w:date="2021-05-21T10:55:00Z">
        <w:r w:rsidR="002128BB">
          <w:rPr>
            <w:lang w:val="en-GB"/>
          </w:rPr>
          <w:t>(</w:t>
        </w:r>
      </w:ins>
      <w:del w:id="221" w:author="Schenk, Denis Elia (ARTORG)" w:date="2021-05-21T10:55:00Z">
        <w:r w:rsidDel="002128BB">
          <w:rPr>
            <w:lang w:val="en-GB"/>
          </w:rPr>
          <w:delText xml:space="preserve"> </w:delText>
        </w:r>
      </w:del>
      <w:r>
        <w:rPr>
          <w:lang w:val="en-GB"/>
        </w:rPr>
        <w:t>Equation 3</w:t>
      </w:r>
      <w:ins w:id="222" w:author="Schenk, Denis Elia (ARTORG)" w:date="2021-05-21T10:55:00Z">
        <w:r w:rsidR="002128BB">
          <w:rPr>
            <w:lang w:val="en-GB"/>
          </w:rPr>
          <w:t>).</w:t>
        </w:r>
      </w:ins>
      <w:del w:id="223" w:author="Schenk, Denis Elia (ARTORG)" w:date="2021-05-21T10:55:00Z">
        <w:r w:rsidDel="002128BB">
          <w:rPr>
            <w:lang w:val="en-GB"/>
          </w:rPr>
          <w:delText xml:space="preserve"> below:</w:delText>
        </w:r>
      </w:del>
    </w:p>
    <w:p w14:paraId="12828B5D" w14:textId="77777777" w:rsidR="008F73E9" w:rsidRPr="000B6750" w:rsidRDefault="008F73E9">
      <w:pPr>
        <w:tabs>
          <w:tab w:val="left" w:pos="492"/>
          <w:tab w:val="left" w:pos="2760"/>
        </w:tabs>
        <w:jc w:val="both"/>
        <w:rPr>
          <w:lang w:val="en-US"/>
        </w:rPr>
      </w:pPr>
    </w:p>
    <w:p w14:paraId="2712CBF7" w14:textId="77777777" w:rsidR="008F73E9" w:rsidRPr="000B6750" w:rsidRDefault="00130597">
      <w:pPr>
        <w:tabs>
          <w:tab w:val="left" w:pos="492"/>
          <w:tab w:val="left" w:pos="2760"/>
        </w:tabs>
        <w:jc w:val="both"/>
        <w:rPr>
          <w:lang w:val="en-US"/>
        </w:rPr>
      </w:pPr>
      <w:r>
        <w:rPr>
          <w:b/>
          <w:sz w:val="20"/>
          <w:lang w:val="en-GB"/>
        </w:rPr>
        <w:t>2.4 Statistics</w:t>
      </w:r>
    </w:p>
    <w:p w14:paraId="172785F2" w14:textId="3A2B4233" w:rsidR="008F73E9" w:rsidRPr="000B6750" w:rsidRDefault="00130597" w:rsidP="00B063F8">
      <w:pPr>
        <w:rPr>
          <w:lang w:val="en-US"/>
        </w:rPr>
      </w:pPr>
      <w:r>
        <w:rPr>
          <w:lang w:val="en-GB"/>
        </w:rPr>
        <w:t xml:space="preserve">The </w:t>
      </w:r>
      <w:proofErr w:type="spellStart"/>
      <w:ins w:id="224" w:author="Schenk, Denis Elia (ARTORG)" w:date="2021-05-21T10:55:00Z">
        <w:r w:rsidR="002128BB">
          <w:rPr>
            <w:lang w:val="en-GB"/>
          </w:rPr>
          <w:t>analyzed</w:t>
        </w:r>
        <w:proofErr w:type="spellEnd"/>
        <w:r w:rsidR="002128BB">
          <w:rPr>
            <w:lang w:val="en-GB"/>
          </w:rPr>
          <w:t xml:space="preserve"> </w:t>
        </w:r>
      </w:ins>
      <w:r>
        <w:rPr>
          <w:lang w:val="en-GB"/>
        </w:rPr>
        <w:t xml:space="preserve">morphological parameters </w:t>
      </w:r>
      <w:del w:id="225" w:author="Schenk, Denis Elia (ARTORG)" w:date="2021-05-21T10:55:00Z">
        <w:r w:rsidDel="002128BB">
          <w:rPr>
            <w:lang w:val="en-GB"/>
          </w:rPr>
          <w:delText xml:space="preserve">analyzed </w:delText>
        </w:r>
      </w:del>
      <w:r>
        <w:rPr>
          <w:lang w:val="en-GB"/>
        </w:rPr>
        <w:t xml:space="preserve">(BV/TV, Tb. N., Tb. Th., Tb. Sp., and Tb. Sp. SD, SMI, DA, and CV) were compared </w:t>
      </w:r>
      <w:del w:id="226" w:author="Schenk, Denis Elia (ARTORG)" w:date="2021-05-21T10:55:00Z">
        <w:r w:rsidDel="002128BB">
          <w:rPr>
            <w:lang w:val="en-GB"/>
          </w:rPr>
          <w:delText xml:space="preserve">for </w:delText>
        </w:r>
      </w:del>
      <w:ins w:id="227" w:author="Schenk, Denis Elia (ARTORG)" w:date="2021-05-21T10:55:00Z">
        <w:r w:rsidR="002128BB">
          <w:rPr>
            <w:lang w:val="en-GB"/>
          </w:rPr>
          <w:t>between the two groups</w:t>
        </w:r>
      </w:ins>
      <w:del w:id="228" w:author="Schenk, Denis Elia (ARTORG)" w:date="2021-05-21T10:55:00Z">
        <w:r w:rsidDel="002128BB">
          <w:rPr>
            <w:lang w:val="en-GB"/>
          </w:rPr>
          <w:delText>both group</w:delText>
        </w:r>
      </w:del>
      <w:r>
        <w:rPr>
          <w:lang w:val="en-GB"/>
        </w:rPr>
        <w:t xml:space="preserve">. As the </w:t>
      </w:r>
      <w:commentRangeStart w:id="229"/>
      <w:r>
        <w:rPr>
          <w:lang w:val="en-GB"/>
        </w:rPr>
        <w:t xml:space="preserve">initial </w:t>
      </w:r>
      <w:commentRangeEnd w:id="229"/>
      <w:r w:rsidR="002128BB">
        <w:rPr>
          <w:rStyle w:val="Kommentarzeichen"/>
        </w:rPr>
        <w:commentReference w:id="229"/>
      </w:r>
      <w:r>
        <w:rPr>
          <w:lang w:val="en-GB"/>
        </w:rPr>
        <w:t xml:space="preserve">groups do not have similar distributions of age and sex, a </w:t>
      </w:r>
      <w:commentRangeStart w:id="230"/>
      <w:r>
        <w:rPr>
          <w:lang w:val="en-GB"/>
        </w:rPr>
        <w:t xml:space="preserve">matching </w:t>
      </w:r>
      <w:commentRangeEnd w:id="230"/>
      <w:r w:rsidR="002128BB">
        <w:rPr>
          <w:rStyle w:val="Kommentarzeichen"/>
        </w:rPr>
        <w:commentReference w:id="230"/>
      </w:r>
      <w:r>
        <w:rPr>
          <w:lang w:val="en-GB"/>
        </w:rPr>
        <w:t xml:space="preserve">was performed leading to identical mean and median age as well as identical gender distribution. </w:t>
      </w:r>
      <w:commentRangeStart w:id="231"/>
      <w:r>
        <w:rPr>
          <w:lang w:val="en-GB"/>
        </w:rPr>
        <w:t>Then, the selection of statistical test to perform was executed as follow:</w:t>
      </w:r>
      <w:commentRangeEnd w:id="231"/>
      <w:r w:rsidR="002128BB">
        <w:rPr>
          <w:rStyle w:val="Kommentarzeichen"/>
        </w:rPr>
        <w:commentReference w:id="231"/>
      </w:r>
    </w:p>
    <w:p w14:paraId="624A45C4" w14:textId="77777777" w:rsidR="008F73E9" w:rsidRPr="000B6750" w:rsidRDefault="008F73E9" w:rsidP="00B063F8">
      <w:pPr>
        <w:rPr>
          <w:lang w:val="en-US"/>
        </w:rPr>
      </w:pPr>
    </w:p>
    <w:p w14:paraId="56635A86" w14:textId="6E9A689A" w:rsidR="008F73E9" w:rsidRPr="00F7766B" w:rsidRDefault="00130597" w:rsidP="00B063F8">
      <w:pPr>
        <w:pStyle w:val="Listenabsatz"/>
        <w:numPr>
          <w:ilvl w:val="0"/>
          <w:numId w:val="8"/>
        </w:numPr>
        <w:rPr>
          <w:lang w:val="en-US"/>
        </w:rPr>
      </w:pPr>
      <w:r w:rsidRPr="00F7766B">
        <w:rPr>
          <w:lang w:val="en-GB"/>
        </w:rPr>
        <w:lastRenderedPageBreak/>
        <w:t>For each parameter, the median value between the six ROI of the same individual was computed. The median was preferred over the mean because it is less influenced by outliers.</w:t>
      </w:r>
    </w:p>
    <w:p w14:paraId="3C94BD37" w14:textId="34ABBDE1" w:rsidR="008F73E9" w:rsidRPr="00F7766B" w:rsidRDefault="00130597" w:rsidP="00B063F8">
      <w:pPr>
        <w:pStyle w:val="Listenabsatz"/>
        <w:numPr>
          <w:ilvl w:val="0"/>
          <w:numId w:val="8"/>
        </w:numPr>
        <w:rPr>
          <w:lang w:val="en-US"/>
        </w:rPr>
      </w:pPr>
      <w:r w:rsidRPr="00F7766B">
        <w:rPr>
          <w:lang w:val="en-GB"/>
        </w:rPr>
        <w:t>Normality of the distribution was assessed with QQ plot and Shapiro-Wilk test.</w:t>
      </w:r>
    </w:p>
    <w:p w14:paraId="312BCE75" w14:textId="3BA023CD" w:rsidR="008F73E9" w:rsidRPr="00F7766B" w:rsidRDefault="00130597" w:rsidP="00B063F8">
      <w:pPr>
        <w:pStyle w:val="Listenabsatz"/>
        <w:numPr>
          <w:ilvl w:val="0"/>
          <w:numId w:val="8"/>
        </w:numPr>
        <w:rPr>
          <w:lang w:val="en-US"/>
        </w:rPr>
      </w:pPr>
      <w:r w:rsidRPr="00F7766B">
        <w:rPr>
          <w:lang w:val="en-GB"/>
        </w:rPr>
        <w:t xml:space="preserve">If normality assumption was met, Bartlett test for equal variances was performed. Otherwise, data were log transformed to try to achieve normal distribution. If even after log transformation, normality assumption was not met, original data space was </w:t>
      </w:r>
      <w:proofErr w:type="gramStart"/>
      <w:r w:rsidRPr="00F7766B">
        <w:rPr>
          <w:lang w:val="en-GB"/>
        </w:rPr>
        <w:t>kept</w:t>
      </w:r>
      <w:proofErr w:type="gramEnd"/>
      <w:r w:rsidRPr="00F7766B">
        <w:rPr>
          <w:lang w:val="en-GB"/>
        </w:rPr>
        <w:t xml:space="preserve"> and Brown-Forsythe test was applied to assess the equal variance assumption.</w:t>
      </w:r>
    </w:p>
    <w:p w14:paraId="789C326C" w14:textId="098A38C2" w:rsidR="008F73E9" w:rsidRPr="00B063F8" w:rsidRDefault="00130597" w:rsidP="00B063F8">
      <w:pPr>
        <w:pStyle w:val="Listenabsatz"/>
        <w:numPr>
          <w:ilvl w:val="0"/>
          <w:numId w:val="8"/>
        </w:numPr>
        <w:rPr>
          <w:lang w:val="en-US"/>
        </w:rPr>
      </w:pPr>
      <w:r w:rsidRPr="00B063F8">
        <w:rPr>
          <w:lang w:val="en-GB"/>
        </w:rPr>
        <w:t>According to the previous results, t-test was performed if normal distribution and equal variance were met. If only the equal variances assumption was met, Mann-Whitney test was preferred. Finally, if none of these conditions could be assumed, a non-parametric permutation test was performed.</w:t>
      </w:r>
    </w:p>
    <w:p w14:paraId="1B4743DC" w14:textId="6B70C8EF" w:rsidR="008F73E9" w:rsidRPr="000B6750" w:rsidRDefault="00130597" w:rsidP="00B063F8">
      <w:pPr>
        <w:rPr>
          <w:lang w:val="en-US"/>
        </w:rPr>
      </w:pPr>
      <w:r>
        <w:rPr>
          <w:lang w:val="en-GB"/>
        </w:rPr>
        <w:t xml:space="preserve">The general significance level was set to 95% for all tests. </w:t>
      </w:r>
      <w:commentRangeStart w:id="232"/>
      <w:r>
        <w:rPr>
          <w:lang w:val="en-GB"/>
        </w:rPr>
        <w:t>Confidence intervals in means difference was computed for t-tested variables to confirm p</w:t>
      </w:r>
      <w:ins w:id="233" w:author="Schenk, Denis Elia (ARTORG)" w:date="2021-05-21T10:58:00Z">
        <w:r w:rsidR="002128BB">
          <w:rPr>
            <w:lang w:val="en-GB"/>
          </w:rPr>
          <w:t>-</w:t>
        </w:r>
      </w:ins>
      <w:del w:id="234" w:author="Schenk, Denis Elia (ARTORG)" w:date="2021-05-21T10:58:00Z">
        <w:r w:rsidDel="002128BB">
          <w:rPr>
            <w:lang w:val="en-GB"/>
          </w:rPr>
          <w:delText xml:space="preserve"> </w:delText>
        </w:r>
      </w:del>
      <w:r>
        <w:rPr>
          <w:lang w:val="en-GB"/>
        </w:rPr>
        <w:t>values</w:t>
      </w:r>
      <w:commentRangeEnd w:id="232"/>
      <w:r w:rsidR="002128BB">
        <w:rPr>
          <w:rStyle w:val="Kommentarzeichen"/>
        </w:rPr>
        <w:commentReference w:id="232"/>
      </w:r>
      <w:r>
        <w:rPr>
          <w:lang w:val="en-GB"/>
        </w:rPr>
        <w:t>. As Mann-Whitney test</w:t>
      </w:r>
      <w:ins w:id="235" w:author="Schenk, Denis Elia (ARTORG)" w:date="2021-05-21T10:58:00Z">
        <w:r w:rsidR="002128BB">
          <w:rPr>
            <w:lang w:val="en-GB"/>
          </w:rPr>
          <w:t>s are</w:t>
        </w:r>
      </w:ins>
      <w:r>
        <w:rPr>
          <w:lang w:val="en-GB"/>
        </w:rPr>
        <w:t xml:space="preserve"> </w:t>
      </w:r>
      <w:del w:id="236" w:author="Schenk, Denis Elia (ARTORG)" w:date="2021-05-21T10:58:00Z">
        <w:r w:rsidDel="002128BB">
          <w:rPr>
            <w:lang w:val="en-GB"/>
          </w:rPr>
          <w:delText xml:space="preserve">is </w:delText>
        </w:r>
      </w:del>
      <w:r>
        <w:rPr>
          <w:lang w:val="en-GB"/>
        </w:rPr>
        <w:t xml:space="preserve">performed on the median, only </w:t>
      </w:r>
      <w:ins w:id="237" w:author="Schenk, Denis Elia (ARTORG)" w:date="2021-05-21T10:58:00Z">
        <w:r w:rsidR="002128BB">
          <w:rPr>
            <w:lang w:val="en-GB"/>
          </w:rPr>
          <w:t xml:space="preserve">the </w:t>
        </w:r>
      </w:ins>
      <w:r>
        <w:rPr>
          <w:lang w:val="en-GB"/>
        </w:rPr>
        <w:t>corresponding p</w:t>
      </w:r>
      <w:ins w:id="238" w:author="Schenk, Denis Elia (ARTORG)" w:date="2021-05-21T10:58:00Z">
        <w:r w:rsidR="002128BB">
          <w:rPr>
            <w:lang w:val="en-GB"/>
          </w:rPr>
          <w:t>-</w:t>
        </w:r>
      </w:ins>
      <w:del w:id="239" w:author="Schenk, Denis Elia (ARTORG)" w:date="2021-05-21T10:58:00Z">
        <w:r w:rsidDel="002128BB">
          <w:rPr>
            <w:lang w:val="en-GB"/>
          </w:rPr>
          <w:delText xml:space="preserve"> </w:delText>
        </w:r>
      </w:del>
      <w:r>
        <w:rPr>
          <w:lang w:val="en-GB"/>
        </w:rPr>
        <w:t xml:space="preserve">value is </w:t>
      </w:r>
      <w:del w:id="240" w:author="Schenk, Denis Elia (ARTORG)" w:date="2021-05-21T10:58:00Z">
        <w:r w:rsidDel="002128BB">
          <w:rPr>
            <w:lang w:val="en-GB"/>
          </w:rPr>
          <w:delText>given</w:delText>
        </w:r>
      </w:del>
      <w:ins w:id="241" w:author="Schenk, Denis Elia (ARTORG)" w:date="2021-05-21T10:58:00Z">
        <w:r w:rsidR="002128BB">
          <w:rPr>
            <w:lang w:val="en-GB"/>
          </w:rPr>
          <w:t>presented</w:t>
        </w:r>
      </w:ins>
      <w:r>
        <w:rPr>
          <w:lang w:val="en-GB"/>
        </w:rPr>
        <w:t>. Finally, non-parametric permutation test</w:t>
      </w:r>
      <w:ins w:id="242" w:author="Schenk, Denis Elia (ARTORG)" w:date="2021-05-21T10:58:00Z">
        <w:r w:rsidR="002128BB">
          <w:rPr>
            <w:lang w:val="en-GB"/>
          </w:rPr>
          <w:t>s</w:t>
        </w:r>
      </w:ins>
      <w:r>
        <w:rPr>
          <w:lang w:val="en-GB"/>
        </w:rPr>
        <w:t xml:space="preserve"> </w:t>
      </w:r>
      <w:del w:id="243" w:author="Schenk, Denis Elia (ARTORG)" w:date="2021-05-21T10:58:00Z">
        <w:r w:rsidDel="002128BB">
          <w:rPr>
            <w:lang w:val="en-GB"/>
          </w:rPr>
          <w:delText xml:space="preserve">is </w:delText>
        </w:r>
      </w:del>
      <w:ins w:id="244" w:author="Schenk, Denis Elia (ARTORG)" w:date="2021-05-21T10:58:00Z">
        <w:r w:rsidR="002128BB">
          <w:rPr>
            <w:lang w:val="en-GB"/>
          </w:rPr>
          <w:t xml:space="preserve">are </w:t>
        </w:r>
      </w:ins>
      <w:r>
        <w:rPr>
          <w:lang w:val="en-GB"/>
        </w:rPr>
        <w:t>less powerful but give an empirical 95% exclusion range and a p</w:t>
      </w:r>
      <w:ins w:id="245" w:author="Schenk, Denis Elia (ARTORG)" w:date="2021-05-21T10:58:00Z">
        <w:r w:rsidR="002128BB">
          <w:rPr>
            <w:lang w:val="en-GB"/>
          </w:rPr>
          <w:t>-</w:t>
        </w:r>
      </w:ins>
      <w:del w:id="246" w:author="Schenk, Denis Elia (ARTORG)" w:date="2021-05-21T10:58:00Z">
        <w:r w:rsidDel="002128BB">
          <w:rPr>
            <w:lang w:val="en-GB"/>
          </w:rPr>
          <w:delText xml:space="preserve"> </w:delText>
        </w:r>
      </w:del>
      <w:r>
        <w:rPr>
          <w:lang w:val="en-GB"/>
        </w:rPr>
        <w:t>value. If the difference in means belong to this exclusion range, it can be stated that group means are different with 95% certainty.</w:t>
      </w:r>
    </w:p>
    <w:p w14:paraId="180314AF" w14:textId="77777777" w:rsidR="008F73E9" w:rsidRPr="000B6750" w:rsidRDefault="008F73E9">
      <w:pPr>
        <w:tabs>
          <w:tab w:val="left" w:pos="492"/>
          <w:tab w:val="left" w:pos="2760"/>
        </w:tabs>
        <w:jc w:val="both"/>
        <w:rPr>
          <w:lang w:val="en-US"/>
        </w:rPr>
      </w:pPr>
    </w:p>
    <w:p w14:paraId="493D352C" w14:textId="77777777" w:rsidR="008F73E9" w:rsidRPr="000B6750" w:rsidRDefault="00130597">
      <w:pPr>
        <w:tabs>
          <w:tab w:val="left" w:pos="492"/>
          <w:tab w:val="left" w:pos="2760"/>
        </w:tabs>
        <w:jc w:val="both"/>
        <w:rPr>
          <w:lang w:val="en-US"/>
        </w:rPr>
      </w:pPr>
      <w:r>
        <w:rPr>
          <w:b/>
          <w:sz w:val="20"/>
          <w:lang w:val="en-GB"/>
        </w:rPr>
        <w:t>2.5 Fit to model</w:t>
      </w:r>
    </w:p>
    <w:p w14:paraId="4C2DAA48" w14:textId="0F5068B0" w:rsidR="008F73E9" w:rsidRPr="000B6750" w:rsidRDefault="00130597">
      <w:pPr>
        <w:rPr>
          <w:lang w:val="en-US"/>
        </w:rPr>
        <w:pPrChange w:id="247" w:author="Schenk, Denis Elia (ARTORG)" w:date="2021-05-21T10:59:00Z">
          <w:pPr>
            <w:tabs>
              <w:tab w:val="left" w:pos="492"/>
              <w:tab w:val="left" w:pos="2760"/>
            </w:tabs>
            <w:jc w:val="both"/>
          </w:pPr>
        </w:pPrChange>
      </w:pPr>
      <w:r>
        <w:rPr>
          <w:lang w:val="en-GB"/>
        </w:rPr>
        <w:t xml:space="preserve">The stiffness tensors obtained from the mechanical simulations were </w:t>
      </w:r>
      <w:commentRangeStart w:id="248"/>
      <w:r>
        <w:rPr>
          <w:lang w:val="en-GB"/>
        </w:rPr>
        <w:t>transformed into fabric coordinate system and projected onto orthotropy</w:t>
      </w:r>
      <w:commentRangeEnd w:id="248"/>
      <w:r w:rsidR="0012090D">
        <w:rPr>
          <w:rStyle w:val="Kommentarzeichen"/>
        </w:rPr>
        <w:commentReference w:id="248"/>
      </w:r>
      <w:r>
        <w:rPr>
          <w:lang w:val="en-GB"/>
        </w:rPr>
        <w:t xml:space="preserve">, leading to 12 components. The resulting orthotropic stiffness tensors were then used to perform a multiple linear regression </w:t>
      </w:r>
      <w:del w:id="249" w:author="Schenk, Denis Elia (ARTORG)" w:date="2021-05-21T10:59:00Z">
        <w:r w:rsidDel="0012090D">
          <w:rPr>
            <w:lang w:val="en-GB"/>
          </w:rPr>
          <w:delText xml:space="preserve">on </w:delText>
        </w:r>
      </w:del>
      <w:ins w:id="250" w:author="Schenk, Denis Elia (ARTORG)" w:date="2021-05-21T10:59:00Z">
        <w:r w:rsidR="0012090D">
          <w:rPr>
            <w:lang w:val="en-GB"/>
          </w:rPr>
          <w:t xml:space="preserve">with </w:t>
        </w:r>
      </w:ins>
      <w:r>
        <w:rPr>
          <w:lang w:val="en-GB"/>
        </w:rPr>
        <w:t>the Zysset-</w:t>
      </w:r>
      <w:proofErr w:type="spellStart"/>
      <w:r>
        <w:rPr>
          <w:lang w:val="en-GB"/>
        </w:rPr>
        <w:t>Curnier</w:t>
      </w:r>
      <w:proofErr w:type="spellEnd"/>
      <w:r>
        <w:rPr>
          <w:lang w:val="en-GB"/>
        </w:rPr>
        <w:t xml:space="preserve"> model. Standard linear models assume independent and identically distributed (</w:t>
      </w:r>
      <w:proofErr w:type="spellStart"/>
      <w:r>
        <w:rPr>
          <w:lang w:val="en-GB"/>
        </w:rPr>
        <w:t>iid</w:t>
      </w:r>
      <w:proofErr w:type="spellEnd"/>
      <w:r>
        <w:rPr>
          <w:lang w:val="en-GB"/>
        </w:rPr>
        <w:t xml:space="preserve">) variables. As this assumption is violated by the fact that six ROIs are </w:t>
      </w:r>
      <w:proofErr w:type="spellStart"/>
      <w:r>
        <w:rPr>
          <w:lang w:val="en-GB"/>
        </w:rPr>
        <w:t>analyzed</w:t>
      </w:r>
      <w:proofErr w:type="spellEnd"/>
      <w:r>
        <w:rPr>
          <w:lang w:val="en-GB"/>
        </w:rPr>
        <w:t xml:space="preserve"> </w:t>
      </w:r>
      <w:del w:id="251" w:author="Schenk, Denis Elia (ARTORG)" w:date="2021-05-21T11:00:00Z">
        <w:r w:rsidDel="0012090D">
          <w:rPr>
            <w:lang w:val="en-GB"/>
          </w:rPr>
          <w:delText>by individual</w:delText>
        </w:r>
      </w:del>
      <w:ins w:id="252" w:author="Schenk, Denis Elia (ARTORG)" w:date="2021-05-21T11:00:00Z">
        <w:r w:rsidR="0012090D">
          <w:rPr>
            <w:lang w:val="en-GB"/>
          </w:rPr>
          <w:t>individually</w:t>
        </w:r>
      </w:ins>
      <w:r>
        <w:rPr>
          <w:lang w:val="en-GB"/>
        </w:rPr>
        <w:t xml:space="preserve">, a linear mixed-effect model was preferred. This last model, shown in Equation 4 in Laird-Ware form [Laird 1982], </w:t>
      </w:r>
      <w:del w:id="253" w:author="Schenk, Denis Elia (ARTORG)" w:date="2021-05-21T11:00:00Z">
        <w:r w:rsidDel="0012090D">
          <w:rPr>
            <w:lang w:val="en-GB"/>
          </w:rPr>
          <w:delText>takes into account</w:delText>
        </w:r>
      </w:del>
      <w:ins w:id="254" w:author="Schenk, Denis Elia (ARTORG)" w:date="2021-05-21T11:00:00Z">
        <w:r w:rsidR="0012090D">
          <w:rPr>
            <w:lang w:val="en-GB"/>
          </w:rPr>
          <w:t>considers</w:t>
        </w:r>
      </w:ins>
      <w:r>
        <w:rPr>
          <w:lang w:val="en-GB"/>
        </w:rPr>
        <w:t xml:space="preserve"> the non-independence of ROIs from the same individual. </w:t>
      </w:r>
      <w:ins w:id="255" w:author="Schenk, Denis Elia (ARTORG)" w:date="2021-05-21T11:00:00Z">
        <w:r w:rsidR="0012090D">
          <w:rPr>
            <w:lang w:val="en-GB"/>
          </w:rPr>
          <w:t>A more d</w:t>
        </w:r>
      </w:ins>
      <w:del w:id="256" w:author="Schenk, Denis Elia (ARTORG)" w:date="2021-05-21T11:00:00Z">
        <w:r w:rsidDel="0012090D">
          <w:rPr>
            <w:lang w:val="en-GB"/>
          </w:rPr>
          <w:delText>D</w:delText>
        </w:r>
      </w:del>
      <w:r>
        <w:rPr>
          <w:lang w:val="en-GB"/>
        </w:rPr>
        <w:t>etailed form of this model is presented in Appendix A1.</w:t>
      </w:r>
    </w:p>
    <w:p w14:paraId="0EEA6912" w14:textId="77777777" w:rsidR="008F73E9" w:rsidRPr="000B6750" w:rsidRDefault="008F73E9">
      <w:pPr>
        <w:tabs>
          <w:tab w:val="left" w:pos="492"/>
          <w:tab w:val="left" w:pos="2760"/>
        </w:tabs>
        <w:jc w:val="both"/>
        <w:rPr>
          <w:lang w:val="en-US"/>
        </w:rPr>
      </w:pPr>
    </w:p>
    <w:p w14:paraId="51CD9401" w14:textId="77777777" w:rsidR="008F73E9" w:rsidRDefault="00130597">
      <w:pPr>
        <w:tabs>
          <w:tab w:val="left" w:pos="492"/>
          <w:tab w:val="left" w:pos="2760"/>
        </w:tabs>
        <w:jc w:val="right"/>
      </w:pPr>
      <w:r>
        <w:rPr>
          <w:noProof/>
          <w:sz w:val="16"/>
          <w:lang w:val="en-GB"/>
        </w:rPr>
        <w:drawing>
          <wp:inline distT="0" distB="0" distL="0" distR="0" wp14:anchorId="1709452B" wp14:editId="59AF478E">
            <wp:extent cx="2628900" cy="226314"/>
            <wp:effectExtent l="0" t="0" r="0" b="0"/>
            <wp:docPr id="256" name="6.png"/>
            <wp:cNvGraphicFramePr/>
            <a:graphic xmlns:a="http://schemas.openxmlformats.org/drawingml/2006/main">
              <a:graphicData uri="http://schemas.openxmlformats.org/drawingml/2006/picture">
                <pic:pic xmlns:pic="http://schemas.openxmlformats.org/drawingml/2006/picture">
                  <pic:nvPicPr>
                    <pic:cNvPr id="256" name="6.png"/>
                    <pic:cNvPicPr/>
                  </pic:nvPicPr>
                  <pic:blipFill>
                    <a:blip r:embed="rId11"/>
                  </pic:blipFill>
                  <pic:spPr>
                    <a:xfrm>
                      <a:off x="0" y="0"/>
                      <a:ext cx="2628900" cy="226314"/>
                    </a:xfrm>
                    <a:prstGeom prst="rect">
                      <a:avLst/>
                    </a:prstGeom>
                  </pic:spPr>
                </pic:pic>
              </a:graphicData>
            </a:graphic>
          </wp:inline>
        </w:drawing>
      </w:r>
    </w:p>
    <w:p w14:paraId="56B3DA9B" w14:textId="77777777" w:rsidR="008F73E9" w:rsidRDefault="008F73E9">
      <w:pPr>
        <w:tabs>
          <w:tab w:val="left" w:pos="492"/>
          <w:tab w:val="left" w:pos="2760"/>
        </w:tabs>
      </w:pPr>
    </w:p>
    <w:p w14:paraId="4CD649E5" w14:textId="77777777" w:rsidR="008F73E9" w:rsidRPr="000B6750" w:rsidRDefault="00130597">
      <w:pPr>
        <w:rPr>
          <w:lang w:val="en-US"/>
        </w:rPr>
        <w:pPrChange w:id="257" w:author="Schenk, Denis Elia (ARTORG)" w:date="2021-05-21T11:00:00Z">
          <w:pPr>
            <w:tabs>
              <w:tab w:val="left" w:pos="492"/>
              <w:tab w:val="left" w:pos="2760"/>
            </w:tabs>
            <w:jc w:val="both"/>
          </w:pPr>
        </w:pPrChange>
      </w:pPr>
      <w:r>
        <w:rPr>
          <w:lang w:val="en-GB"/>
        </w:rPr>
        <w:t xml:space="preserve">Where </w:t>
      </w:r>
      <w:proofErr w:type="spellStart"/>
      <w:r>
        <w:rPr>
          <w:i/>
          <w:lang w:val="en-GB"/>
        </w:rPr>
        <w:t>S</w:t>
      </w:r>
      <w:r>
        <w:rPr>
          <w:i/>
          <w:vertAlign w:val="subscript"/>
          <w:lang w:val="en-GB"/>
        </w:rPr>
        <w:t>rc</w:t>
      </w:r>
      <w:proofErr w:type="spellEnd"/>
      <w:r>
        <w:rPr>
          <w:lang w:val="en-GB"/>
        </w:rPr>
        <w:t xml:space="preserve"> is the </w:t>
      </w:r>
      <w:proofErr w:type="spellStart"/>
      <w:r>
        <w:rPr>
          <w:i/>
          <w:lang w:val="en-GB"/>
        </w:rPr>
        <w:t>r</w:t>
      </w:r>
      <w:r>
        <w:rPr>
          <w:lang w:val="en-GB"/>
        </w:rPr>
        <w:t>th</w:t>
      </w:r>
      <w:proofErr w:type="spellEnd"/>
      <w:r>
        <w:rPr>
          <w:lang w:val="en-GB"/>
        </w:rPr>
        <w:t xml:space="preserve"> row and </w:t>
      </w:r>
      <w:proofErr w:type="spellStart"/>
      <w:r>
        <w:rPr>
          <w:i/>
          <w:lang w:val="en-GB"/>
        </w:rPr>
        <w:t>c</w:t>
      </w:r>
      <w:r>
        <w:rPr>
          <w:lang w:val="en-GB"/>
        </w:rPr>
        <w:t>th</w:t>
      </w:r>
      <w:proofErr w:type="spellEnd"/>
      <w:r>
        <w:rPr>
          <w:lang w:val="en-GB"/>
        </w:rPr>
        <w:t xml:space="preserve"> column of the non-zero element of the orthotropic stiffness tensor </w:t>
      </w:r>
      <w:r>
        <w:rPr>
          <w:rFonts w:ascii="Cambria Math" w:hAnsi="Cambria Math" w:cs="Cambria Math"/>
          <w:lang w:val="en-GB"/>
        </w:rPr>
        <w:t>𝕊</w:t>
      </w:r>
      <w:r>
        <w:rPr>
          <w:lang w:val="en-GB"/>
        </w:rPr>
        <w:t xml:space="preserve"> in Mandel notation [MANDEL 1965], </w:t>
      </w:r>
      <w:r>
        <w:rPr>
          <w:i/>
          <w:lang w:val="en-GB"/>
        </w:rPr>
        <w:t>X</w:t>
      </w:r>
      <w:r>
        <w:rPr>
          <w:lang w:val="en-GB"/>
        </w:rPr>
        <w:t xml:space="preserve"> is a 12</w:t>
      </w:r>
      <w:r>
        <w:rPr>
          <w:i/>
          <w:lang w:val="en-GB"/>
        </w:rPr>
        <w:t xml:space="preserve">n </w:t>
      </w:r>
      <w:r>
        <w:rPr>
          <w:lang w:val="en-GB"/>
        </w:rPr>
        <w:t xml:space="preserve">x </w:t>
      </w:r>
      <w:r>
        <w:rPr>
          <w:i/>
          <w:lang w:val="en-GB"/>
        </w:rPr>
        <w:t>p</w:t>
      </w:r>
      <w:r>
        <w:rPr>
          <w:lang w:val="en-GB"/>
        </w:rPr>
        <w:t xml:space="preserve"> design matrix containing the </w:t>
      </w:r>
      <w:proofErr w:type="spellStart"/>
      <w:r>
        <w:rPr>
          <w:lang w:val="en-GB"/>
        </w:rPr>
        <w:t>the</w:t>
      </w:r>
      <w:proofErr w:type="spellEnd"/>
      <w:r>
        <w:rPr>
          <w:lang w:val="en-GB"/>
        </w:rPr>
        <w:t xml:space="preserve"> BV/TV and fabric info of the </w:t>
      </w:r>
      <w:r>
        <w:rPr>
          <w:i/>
          <w:lang w:val="en-GB"/>
        </w:rPr>
        <w:t>n</w:t>
      </w:r>
      <w:r>
        <w:rPr>
          <w:lang w:val="en-GB"/>
        </w:rPr>
        <w:t xml:space="preserve"> ROIs and </w:t>
      </w:r>
      <w:r>
        <w:rPr>
          <w:rFonts w:ascii="Latin Modern Math" w:hAnsi="Latin Modern Math" w:cs="Latin Modern Math"/>
          <w:i/>
          <w:lang w:val="en-GB"/>
        </w:rPr>
        <w:t>β</w:t>
      </w:r>
      <w:r>
        <w:rPr>
          <w:lang w:val="en-GB"/>
        </w:rPr>
        <w:t xml:space="preserve"> is a </w:t>
      </w:r>
      <w:r>
        <w:rPr>
          <w:i/>
          <w:lang w:val="en-GB"/>
        </w:rPr>
        <w:t xml:space="preserve">p </w:t>
      </w:r>
      <w:r>
        <w:rPr>
          <w:lang w:val="en-GB"/>
        </w:rPr>
        <w:t xml:space="preserve">x1 vector of fixed effects containing model parameters. </w:t>
      </w:r>
      <w:r>
        <w:rPr>
          <w:i/>
          <w:lang w:val="en-GB"/>
        </w:rPr>
        <w:t>Z</w:t>
      </w:r>
      <w:r>
        <w:rPr>
          <w:lang w:val="en-GB"/>
        </w:rPr>
        <w:t xml:space="preserve"> is a 12</w:t>
      </w:r>
      <w:r>
        <w:rPr>
          <w:i/>
          <w:lang w:val="en-GB"/>
        </w:rPr>
        <w:t xml:space="preserve">n </w:t>
      </w:r>
      <w:r>
        <w:rPr>
          <w:lang w:val="en-GB"/>
        </w:rPr>
        <w:t xml:space="preserve">x </w:t>
      </w:r>
      <w:r>
        <w:rPr>
          <w:i/>
          <w:lang w:val="en-GB"/>
        </w:rPr>
        <w:t>f</w:t>
      </w:r>
      <w:r>
        <w:rPr>
          <w:lang w:val="en-GB"/>
        </w:rPr>
        <w:t xml:space="preserve"> design matrix which contains data with individual dependence and </w:t>
      </w:r>
      <w:r>
        <w:rPr>
          <w:rFonts w:ascii="Latin Modern Math" w:hAnsi="Latin Modern Math" w:cs="Latin Modern Math"/>
          <w:i/>
          <w:lang w:val="fr-CH"/>
        </w:rPr>
        <w:t>δ</w:t>
      </w:r>
      <w:r>
        <w:rPr>
          <w:lang w:val="en-GB"/>
        </w:rPr>
        <w:t xml:space="preserve"> is a </w:t>
      </w:r>
      <w:r>
        <w:rPr>
          <w:i/>
          <w:lang w:val="en-GB"/>
        </w:rPr>
        <w:t xml:space="preserve">f </w:t>
      </w:r>
      <w:r>
        <w:rPr>
          <w:lang w:val="en-GB"/>
        </w:rPr>
        <w:t xml:space="preserve">x1 vector composed of random factors. Finally, </w:t>
      </w:r>
      <w:r>
        <w:rPr>
          <w:rFonts w:ascii="Latin Modern Math" w:hAnsi="Latin Modern Math" w:cs="Latin Modern Math"/>
          <w:i/>
          <w:lang w:val="fr-CH"/>
        </w:rPr>
        <w:t>ε</w:t>
      </w:r>
      <w:r>
        <w:rPr>
          <w:lang w:val="en-GB"/>
        </w:rPr>
        <w:t xml:space="preserve"> is a 12</w:t>
      </w:r>
      <w:r>
        <w:rPr>
          <w:i/>
          <w:lang w:val="en-GB"/>
        </w:rPr>
        <w:t xml:space="preserve">n </w:t>
      </w:r>
      <w:r>
        <w:rPr>
          <w:lang w:val="en-GB"/>
        </w:rPr>
        <w:t>x1 vector containing the regression residuals.</w:t>
      </w:r>
    </w:p>
    <w:p w14:paraId="53DDAB02" w14:textId="77777777" w:rsidR="008F73E9" w:rsidRPr="000B6750" w:rsidRDefault="008F73E9">
      <w:pPr>
        <w:tabs>
          <w:tab w:val="left" w:pos="492"/>
          <w:tab w:val="left" w:pos="2760"/>
        </w:tabs>
        <w:rPr>
          <w:lang w:val="en-US"/>
        </w:rPr>
      </w:pPr>
    </w:p>
    <w:p w14:paraId="79F65D3D" w14:textId="5DD215F3" w:rsidR="008F73E9" w:rsidRPr="000B6750" w:rsidRDefault="00130597">
      <w:pPr>
        <w:rPr>
          <w:lang w:val="en-US"/>
        </w:rPr>
        <w:pPrChange w:id="258" w:author="Schenk, Denis Elia (ARTORG)" w:date="2021-05-21T11:01:00Z">
          <w:pPr>
            <w:tabs>
              <w:tab w:val="left" w:pos="492"/>
              <w:tab w:val="left" w:pos="2760"/>
            </w:tabs>
            <w:jc w:val="both"/>
          </w:pPr>
        </w:pPrChange>
      </w:pPr>
      <w:r>
        <w:rPr>
          <w:lang w:val="en-GB"/>
        </w:rPr>
        <w:t xml:space="preserve">The linear regression was performed on both group (healthy and OI) separately. To improve the fit quality, the data sets were filtered. The aim here is to filter out ROIs </w:t>
      </w:r>
      <w:del w:id="259" w:author="Schenk, Denis Elia (ARTORG)" w:date="2021-05-21T11:01:00Z">
        <w:r w:rsidDel="0012090D">
          <w:rPr>
            <w:lang w:val="en-GB"/>
          </w:rPr>
          <w:delText>whose are too far from</w:delText>
        </w:r>
      </w:del>
      <w:ins w:id="260" w:author="Schenk, Denis Elia (ARTORG)" w:date="2021-05-21T11:01:00Z">
        <w:r w:rsidR="0012090D">
          <w:rPr>
            <w:lang w:val="en-GB"/>
          </w:rPr>
          <w:t>violating</w:t>
        </w:r>
      </w:ins>
      <w:r>
        <w:rPr>
          <w:lang w:val="en-GB"/>
        </w:rPr>
        <w:t xml:space="preserve"> the assumption of homogeneity. Therefore, analogously to the work of [</w:t>
      </w:r>
      <w:proofErr w:type="spellStart"/>
      <w:r>
        <w:rPr>
          <w:lang w:val="en-GB"/>
        </w:rPr>
        <w:t>Panyasantisuk</w:t>
      </w:r>
      <w:proofErr w:type="spellEnd"/>
      <w:r>
        <w:rPr>
          <w:lang w:val="en-GB"/>
        </w:rPr>
        <w:t xml:space="preserve"> 2015], a fixed threshold for the CV was used. To simplify comparison, </w:t>
      </w:r>
      <w:del w:id="261" w:author="Schenk, Denis Elia (ARTORG)" w:date="2021-05-21T11:01:00Z">
        <w:r w:rsidDel="0012090D">
          <w:rPr>
            <w:lang w:val="en-GB"/>
          </w:rPr>
          <w:delText xml:space="preserve">the same </w:delText>
        </w:r>
      </w:del>
      <w:ins w:id="262" w:author="Schenk, Denis Elia (ARTORG)" w:date="2021-05-21T11:01:00Z">
        <w:r w:rsidR="0012090D">
          <w:rPr>
            <w:lang w:val="en-GB"/>
          </w:rPr>
          <w:t>we used the sa</w:t>
        </w:r>
      </w:ins>
      <w:ins w:id="263" w:author="Schenk, Denis Elia (ARTORG)" w:date="2021-05-21T11:02:00Z">
        <w:r w:rsidR="0012090D">
          <w:rPr>
            <w:lang w:val="en-GB"/>
          </w:rPr>
          <w:t xml:space="preserve">me </w:t>
        </w:r>
      </w:ins>
      <w:r>
        <w:rPr>
          <w:lang w:val="en-GB"/>
        </w:rPr>
        <w:t xml:space="preserve">value of 0.263 </w:t>
      </w:r>
      <w:del w:id="264" w:author="Schenk, Denis Elia (ARTORG)" w:date="2021-05-21T11:02:00Z">
        <w:r w:rsidDel="0012090D">
          <w:rPr>
            <w:lang w:val="en-GB"/>
          </w:rPr>
          <w:delText xml:space="preserve">was fixed </w:delText>
        </w:r>
      </w:del>
      <w:r>
        <w:rPr>
          <w:lang w:val="en-GB"/>
        </w:rPr>
        <w:t xml:space="preserve">as exclusion criterion. </w:t>
      </w:r>
      <w:del w:id="265" w:author="Schenk, Denis Elia (ARTORG)" w:date="2021-05-21T11:02:00Z">
        <w:r w:rsidDel="0012090D">
          <w:rPr>
            <w:lang w:val="en-GB"/>
          </w:rPr>
          <w:delText>Besides, the</w:delText>
        </w:r>
      </w:del>
      <w:ins w:id="266" w:author="Schenk, Denis Elia (ARTORG)" w:date="2021-05-21T11:02:00Z">
        <w:r w:rsidR="0012090D">
          <w:rPr>
            <w:lang w:val="en-GB"/>
          </w:rPr>
          <w:t>Then the</w:t>
        </w:r>
      </w:ins>
      <w:r>
        <w:rPr>
          <w:lang w:val="en-GB"/>
        </w:rPr>
        <w:t xml:space="preserve"> relation between BV/TV and CV was assessed using Spearman's correlation coefficient.</w:t>
      </w:r>
      <w:del w:id="267" w:author="Schenk, Denis Elia (ARTORG)" w:date="2021-05-21T11:02:00Z">
        <w:r w:rsidDel="0012090D">
          <w:rPr>
            <w:lang w:val="en-GB"/>
          </w:rPr>
          <w:delText xml:space="preserve"> Furthermore</w:delText>
        </w:r>
      </w:del>
      <w:r>
        <w:rPr>
          <w:lang w:val="en-GB"/>
        </w:rPr>
        <w:t>,</w:t>
      </w:r>
      <w:ins w:id="268" w:author="Schenk, Denis Elia (ARTORG)" w:date="2021-05-21T11:02:00Z">
        <w:r w:rsidR="0012090D">
          <w:rPr>
            <w:lang w:val="en-GB"/>
          </w:rPr>
          <w:t xml:space="preserve"> T</w:t>
        </w:r>
      </w:ins>
      <w:del w:id="269" w:author="Schenk, Denis Elia (ARTORG)" w:date="2021-05-21T11:02:00Z">
        <w:r w:rsidDel="0012090D">
          <w:rPr>
            <w:lang w:val="en-GB"/>
          </w:rPr>
          <w:delText xml:space="preserve"> t</w:delText>
        </w:r>
      </w:del>
      <w:r>
        <w:rPr>
          <w:lang w:val="en-GB"/>
        </w:rPr>
        <w:t xml:space="preserve">o </w:t>
      </w:r>
      <w:proofErr w:type="gramStart"/>
      <w:r>
        <w:rPr>
          <w:lang w:val="en-GB"/>
        </w:rPr>
        <w:t>compare</w:t>
      </w:r>
      <w:proofErr w:type="gramEnd"/>
      <w:r>
        <w:rPr>
          <w:lang w:val="en-GB"/>
        </w:rPr>
        <w:t xml:space="preserve"> the stiffness constants (</w:t>
      </w:r>
      <w:r>
        <w:rPr>
          <w:rFonts w:ascii="Latin Modern Math" w:hAnsi="Latin Modern Math" w:cs="Latin Modern Math"/>
          <w:i/>
          <w:lang w:val="en-GB"/>
        </w:rPr>
        <w:t>λ</w:t>
      </w:r>
      <w:r>
        <w:rPr>
          <w:rFonts w:ascii="Latin Modern Math" w:hAnsi="Latin Modern Math" w:cs="Latin Modern Math"/>
          <w:i/>
          <w:vertAlign w:val="subscript"/>
          <w:lang w:val="en-GB"/>
        </w:rPr>
        <w:t>0</w:t>
      </w:r>
      <w:r>
        <w:rPr>
          <w:lang w:val="en-GB"/>
        </w:rPr>
        <w:t xml:space="preserve">, </w:t>
      </w:r>
      <w:r>
        <w:rPr>
          <w:rFonts w:ascii="Latin Modern Math" w:hAnsi="Latin Modern Math" w:cs="Latin Modern Math"/>
          <w:i/>
          <w:lang w:val="fr-CH"/>
        </w:rPr>
        <w:t>λ</w:t>
      </w:r>
      <w:r>
        <w:rPr>
          <w:rFonts w:ascii="Latin Modern Math" w:hAnsi="Latin Modern Math" w:cs="Latin Modern Math"/>
          <w:i/>
          <w:vertAlign w:val="subscript"/>
          <w:lang w:val="fr-CH"/>
        </w:rPr>
        <w:t>0</w:t>
      </w:r>
      <w:r>
        <w:rPr>
          <w:i/>
          <w:lang w:val="en-GB"/>
        </w:rPr>
        <w:t>'</w:t>
      </w:r>
      <w:r>
        <w:rPr>
          <w:lang w:val="en-GB"/>
        </w:rPr>
        <w:t xml:space="preserve">, and </w:t>
      </w:r>
      <w:r>
        <w:rPr>
          <w:rFonts w:ascii="Latin Modern Math" w:hAnsi="Latin Modern Math" w:cs="Latin Modern Math"/>
          <w:i/>
          <w:lang w:val="fr-CH"/>
        </w:rPr>
        <w:t>μ</w:t>
      </w:r>
      <w:r>
        <w:rPr>
          <w:rFonts w:ascii="Latin Modern Math" w:hAnsi="Latin Modern Math" w:cs="Latin Modern Math"/>
          <w:i/>
          <w:vertAlign w:val="subscript"/>
          <w:lang w:val="fr-CH"/>
        </w:rPr>
        <w:t>0</w:t>
      </w:r>
      <w:r>
        <w:rPr>
          <w:lang w:val="en-GB"/>
        </w:rPr>
        <w:t xml:space="preserve">) between the groups, regression must be performed on identical value ranges. </w:t>
      </w:r>
      <w:del w:id="270" w:author="Schenk, Denis Elia (ARTORG)" w:date="2021-05-21T11:02:00Z">
        <w:r w:rsidDel="0012090D">
          <w:rPr>
            <w:lang w:val="en-GB"/>
          </w:rPr>
          <w:delText>To do this</w:delText>
        </w:r>
      </w:del>
      <w:ins w:id="271" w:author="Schenk, Denis Elia (ARTORG)" w:date="2021-05-21T11:02:00Z">
        <w:r w:rsidR="0012090D">
          <w:rPr>
            <w:lang w:val="en-GB"/>
          </w:rPr>
          <w:t>Therefore</w:t>
        </w:r>
      </w:ins>
      <w:r>
        <w:rPr>
          <w:lang w:val="en-GB"/>
        </w:rPr>
        <w:t xml:space="preserve">, a matching was performed for BV/TV and </w:t>
      </w:r>
      <w:commentRangeStart w:id="272"/>
      <w:r>
        <w:rPr>
          <w:lang w:val="en-GB"/>
        </w:rPr>
        <w:t>DA</w:t>
      </w:r>
      <w:commentRangeEnd w:id="272"/>
      <w:r w:rsidR="0012090D">
        <w:rPr>
          <w:rStyle w:val="Kommentarzeichen"/>
        </w:rPr>
        <w:commentReference w:id="272"/>
      </w:r>
      <w:r>
        <w:rPr>
          <w:lang w:val="en-GB"/>
        </w:rPr>
        <w:t xml:space="preserve"> to find corresponding control ROI for each OI in the filtered groups. Best correspondences were </w:t>
      </w:r>
      <w:proofErr w:type="gramStart"/>
      <w:r>
        <w:rPr>
          <w:lang w:val="en-GB"/>
        </w:rPr>
        <w:t>kept</w:t>
      </w:r>
      <w:proofErr w:type="gramEnd"/>
      <w:r>
        <w:rPr>
          <w:lang w:val="en-GB"/>
        </w:rPr>
        <w:t xml:space="preserve"> and duplicates were dropped. Finally, as the regression is performed in the log space, it is necessary to use identical exponent</w:t>
      </w:r>
      <w:ins w:id="273" w:author="Schenk, Denis Elia (ARTORG)" w:date="2021-05-21T11:03:00Z">
        <w:r w:rsidR="0012090D">
          <w:rPr>
            <w:lang w:val="en-GB"/>
          </w:rPr>
          <w:t>s</w:t>
        </w:r>
      </w:ins>
      <w:r>
        <w:rPr>
          <w:lang w:val="en-GB"/>
        </w:rPr>
        <w:t xml:space="preserve"> (</w:t>
      </w:r>
      <w:r>
        <w:rPr>
          <w:i/>
          <w:lang w:val="en-GB"/>
        </w:rPr>
        <w:t>k</w:t>
      </w:r>
      <w:r>
        <w:rPr>
          <w:lang w:val="en-GB"/>
        </w:rPr>
        <w:t xml:space="preserve"> </w:t>
      </w:r>
      <w:r>
        <w:rPr>
          <w:lang w:val="en-GB"/>
        </w:rPr>
        <w:lastRenderedPageBreak/>
        <w:t xml:space="preserve">and </w:t>
      </w:r>
      <w:r>
        <w:rPr>
          <w:i/>
          <w:lang w:val="en-GB"/>
        </w:rPr>
        <w:t>l</w:t>
      </w:r>
      <w:r>
        <w:rPr>
          <w:lang w:val="en-GB"/>
        </w:rPr>
        <w:t>) for both group</w:t>
      </w:r>
      <w:ins w:id="274" w:author="Schenk, Denis Elia (ARTORG)" w:date="2021-05-21T11:03:00Z">
        <w:r w:rsidR="0012090D">
          <w:rPr>
            <w:lang w:val="en-GB"/>
          </w:rPr>
          <w:t>s</w:t>
        </w:r>
      </w:ins>
      <w:r>
        <w:rPr>
          <w:lang w:val="en-GB"/>
        </w:rPr>
        <w:t xml:space="preserve">, weighting identically BV/TV and </w:t>
      </w:r>
      <w:commentRangeStart w:id="275"/>
      <w:r>
        <w:rPr>
          <w:lang w:val="en-GB"/>
        </w:rPr>
        <w:t xml:space="preserve">DA </w:t>
      </w:r>
      <w:commentRangeEnd w:id="275"/>
      <w:r w:rsidR="0012090D">
        <w:rPr>
          <w:rStyle w:val="Kommentarzeichen"/>
        </w:rPr>
        <w:commentReference w:id="275"/>
      </w:r>
      <w:r>
        <w:rPr>
          <w:lang w:val="en-GB"/>
        </w:rPr>
        <w:t xml:space="preserve">between regressions, to compare stiffness constants. The exponents were determined by grouping healthy and OI for regression. Then a modified system </w:t>
      </w:r>
      <w:del w:id="276" w:author="Schenk, Denis Elia (ARTORG)" w:date="2021-05-21T11:03:00Z">
        <w:r w:rsidDel="0012090D">
          <w:rPr>
            <w:lang w:val="en-GB"/>
          </w:rPr>
          <w:delText xml:space="preserve">is </w:delText>
        </w:r>
      </w:del>
      <w:ins w:id="277" w:author="Schenk, Denis Elia (ARTORG)" w:date="2021-05-21T11:03:00Z">
        <w:r w:rsidR="0012090D">
          <w:rPr>
            <w:lang w:val="en-GB"/>
          </w:rPr>
          <w:t xml:space="preserve">was </w:t>
        </w:r>
      </w:ins>
      <w:r>
        <w:rPr>
          <w:lang w:val="en-GB"/>
        </w:rPr>
        <w:t>used to perform the fit on separated groups.</w:t>
      </w:r>
    </w:p>
    <w:p w14:paraId="7B63F47A" w14:textId="77777777" w:rsidR="008F73E9" w:rsidRPr="000B6750" w:rsidRDefault="008F73E9">
      <w:pPr>
        <w:tabs>
          <w:tab w:val="left" w:pos="492"/>
          <w:tab w:val="left" w:pos="2760"/>
        </w:tabs>
        <w:rPr>
          <w:lang w:val="en-US"/>
        </w:rPr>
      </w:pPr>
    </w:p>
    <w:p w14:paraId="44A6EE52" w14:textId="1388E079" w:rsidR="008F73E9" w:rsidRPr="000B6750" w:rsidRDefault="00130597">
      <w:pPr>
        <w:rPr>
          <w:lang w:val="en-US"/>
        </w:rPr>
        <w:pPrChange w:id="278" w:author="Schenk, Denis Elia (ARTORG)" w:date="2021-05-21T11:04:00Z">
          <w:pPr>
            <w:tabs>
              <w:tab w:val="left" w:pos="492"/>
              <w:tab w:val="left" w:pos="2760"/>
            </w:tabs>
            <w:jc w:val="both"/>
          </w:pPr>
        </w:pPrChange>
      </w:pPr>
      <w:r>
        <w:rPr>
          <w:lang w:val="en-GB"/>
        </w:rPr>
        <w:t xml:space="preserve">Another modification of the model </w:t>
      </w:r>
      <w:del w:id="279" w:author="Schenk, Denis Elia (ARTORG)" w:date="2021-05-21T11:04:00Z">
        <w:r w:rsidDel="0012090D">
          <w:rPr>
            <w:lang w:val="en-GB"/>
          </w:rPr>
          <w:delText xml:space="preserve">is </w:delText>
        </w:r>
      </w:del>
      <w:ins w:id="280" w:author="Schenk, Denis Elia (ARTORG)" w:date="2021-05-21T11:04:00Z">
        <w:r w:rsidR="0012090D">
          <w:rPr>
            <w:lang w:val="en-GB"/>
          </w:rPr>
          <w:t xml:space="preserve">was </w:t>
        </w:r>
      </w:ins>
      <w:r>
        <w:rPr>
          <w:lang w:val="en-GB"/>
        </w:rPr>
        <w:t xml:space="preserve">to add a regressor for the group variable (healthy or OI), </w:t>
      </w:r>
      <w:proofErr w:type="gramStart"/>
      <w:r>
        <w:rPr>
          <w:lang w:val="en-GB"/>
        </w:rPr>
        <w:t>i.e.</w:t>
      </w:r>
      <w:proofErr w:type="gramEnd"/>
      <w:r>
        <w:rPr>
          <w:lang w:val="en-GB"/>
        </w:rPr>
        <w:t xml:space="preserve"> add a column to the design matrix </w:t>
      </w:r>
      <w:r>
        <w:rPr>
          <w:i/>
          <w:lang w:val="en-GB"/>
        </w:rPr>
        <w:t>X</w:t>
      </w:r>
      <w:r>
        <w:rPr>
          <w:lang w:val="en-GB"/>
        </w:rPr>
        <w:t xml:space="preserve"> and a row to the parameter vector </w:t>
      </w:r>
      <w:r>
        <w:rPr>
          <w:rFonts w:ascii="Latin Modern Math" w:hAnsi="Latin Modern Math" w:cs="Latin Modern Math"/>
          <w:i/>
          <w:lang w:val="fr-CH"/>
        </w:rPr>
        <w:t>β</w:t>
      </w:r>
      <w:r>
        <w:rPr>
          <w:lang w:val="en-GB"/>
        </w:rPr>
        <w:t xml:space="preserve">. This modified model is compared to the original by analysis of covariance (ANCOVA) using the </w:t>
      </w:r>
      <w:proofErr w:type="gramStart"/>
      <w:r>
        <w:rPr>
          <w:lang w:val="en-GB"/>
        </w:rPr>
        <w:t>fixed-effects</w:t>
      </w:r>
      <w:proofErr w:type="gramEnd"/>
      <w:r>
        <w:rPr>
          <w:lang w:val="en-GB"/>
        </w:rPr>
        <w:t xml:space="preserve"> only to determine the statistical significance of the group. Implementation of this modification was performed according to [Fox 2016]. The detailed linear systems for each model discussed here are available in Appendix A1 and a summary of the data sets used for the different methods is shown in Table 1.</w:t>
      </w:r>
    </w:p>
    <w:p w14:paraId="53119F52" w14:textId="77777777" w:rsidR="008F73E9" w:rsidRPr="000B6750" w:rsidRDefault="008F73E9">
      <w:pPr>
        <w:tabs>
          <w:tab w:val="left" w:pos="492"/>
          <w:tab w:val="left" w:pos="2760"/>
        </w:tabs>
        <w:rPr>
          <w:lang w:val="en-US"/>
        </w:rPr>
      </w:pPr>
    </w:p>
    <w:p w14:paraId="6619FD54" w14:textId="77777777" w:rsidR="008F73E9" w:rsidRPr="000B6750" w:rsidRDefault="00130597">
      <w:pPr>
        <w:rPr>
          <w:lang w:val="en-US"/>
        </w:rPr>
        <w:pPrChange w:id="281" w:author="Schenk, Denis Elia (ARTORG)" w:date="2021-05-21T11:04:00Z">
          <w:pPr>
            <w:tabs>
              <w:tab w:val="left" w:pos="492"/>
              <w:tab w:val="left" w:pos="2760"/>
            </w:tabs>
            <w:jc w:val="both"/>
          </w:pPr>
        </w:pPrChange>
      </w:pPr>
      <w:r>
        <w:rPr>
          <w:lang w:val="en-GB"/>
        </w:rPr>
        <w:t xml:space="preserve">The regression was performed using the </w:t>
      </w:r>
      <w:proofErr w:type="spellStart"/>
      <w:r>
        <w:rPr>
          <w:rFonts w:ascii="Go Smallcaps" w:hAnsi="Go Smallcaps" w:cs="Go Smallcaps"/>
          <w:lang w:val="en-GB"/>
        </w:rPr>
        <w:t>statsmodels</w:t>
      </w:r>
      <w:proofErr w:type="spellEnd"/>
      <w:r>
        <w:rPr>
          <w:lang w:val="en-GB"/>
        </w:rPr>
        <w:t xml:space="preserve"> package from </w:t>
      </w:r>
      <w:r>
        <w:rPr>
          <w:rFonts w:ascii="Go Smallcaps" w:hAnsi="Go Smallcaps" w:cs="Go Smallcaps"/>
          <w:lang w:val="en-GB"/>
        </w:rPr>
        <w:t>python 3.6</w:t>
      </w:r>
      <w:r>
        <w:rPr>
          <w:lang w:val="en-GB"/>
        </w:rPr>
        <w:t>. Regression quality was assessed using the adjusted Pearson correlation coefficient squared (</w:t>
      </w:r>
      <w:r>
        <w:rPr>
          <w:i/>
          <w:lang w:val="en-GB"/>
        </w:rPr>
        <w:t>R</w:t>
      </w:r>
      <w:r>
        <w:rPr>
          <w:vertAlign w:val="superscript"/>
          <w:lang w:val="en-GB"/>
        </w:rPr>
        <w:t>2</w:t>
      </w:r>
      <w:r>
        <w:rPr>
          <w:vertAlign w:val="subscript"/>
          <w:lang w:val="en-GB"/>
        </w:rPr>
        <w:t>adj</w:t>
      </w:r>
      <w:r>
        <w:rPr>
          <w:lang w:val="en-GB"/>
        </w:rPr>
        <w:t>) and relative error between the orthotropic observed and the predicted tensor using norm of fourth-order tensors (</w:t>
      </w:r>
      <w:r>
        <w:rPr>
          <w:i/>
          <w:lang w:val="en-GB"/>
        </w:rPr>
        <w:t>NE</w:t>
      </w:r>
      <w:r>
        <w:rPr>
          <w:lang w:val="en-GB"/>
        </w:rPr>
        <w:t xml:space="preserve">), see Equation 5 and 6. </w:t>
      </w:r>
    </w:p>
    <w:p w14:paraId="0E1878FA" w14:textId="6B08EF20" w:rsidR="008F73E9" w:rsidRPr="000858D0" w:rsidRDefault="008F73E9">
      <w:pPr>
        <w:tabs>
          <w:tab w:val="left" w:pos="492"/>
          <w:tab w:val="left" w:pos="2760"/>
        </w:tabs>
        <w:jc w:val="right"/>
        <w:rPr>
          <w:lang w:val="en-US"/>
          <w:rPrChange w:id="282" w:author="Schenk, Denis Elia (ARTORG)" w:date="2021-05-31T15:49:00Z">
            <w:rPr/>
          </w:rPrChange>
        </w:rPr>
      </w:pPr>
    </w:p>
    <w:p w14:paraId="5BE5D327" w14:textId="5A56AA0D" w:rsidR="008F73E9" w:rsidRPr="000B6750" w:rsidRDefault="00130597">
      <w:pPr>
        <w:rPr>
          <w:lang w:val="en-US"/>
        </w:rPr>
        <w:pPrChange w:id="283" w:author="Schenk, Denis Elia (ARTORG)" w:date="2021-05-21T11:05:00Z">
          <w:pPr>
            <w:tabs>
              <w:tab w:val="left" w:pos="492"/>
              <w:tab w:val="left" w:pos="2760"/>
            </w:tabs>
            <w:jc w:val="both"/>
          </w:pPr>
        </w:pPrChange>
      </w:pPr>
      <w:r>
        <w:rPr>
          <w:lang w:val="en-GB"/>
        </w:rPr>
        <w:t xml:space="preserve">Where </w:t>
      </w:r>
      <w:r>
        <w:rPr>
          <w:i/>
          <w:lang w:val="en-GB"/>
        </w:rPr>
        <w:t>RSS</w:t>
      </w:r>
      <w:r>
        <w:rPr>
          <w:lang w:val="en-GB"/>
        </w:rPr>
        <w:t xml:space="preserve"> is the residual sum of squares and </w:t>
      </w:r>
      <w:r>
        <w:rPr>
          <w:i/>
          <w:lang w:val="en-GB"/>
        </w:rPr>
        <w:t>TSS</w:t>
      </w:r>
      <w:r>
        <w:rPr>
          <w:lang w:val="en-GB"/>
        </w:rPr>
        <w:t xml:space="preserve"> is the total sum of squares </w:t>
      </w:r>
      <w:proofErr w:type="gramStart"/>
      <w:r>
        <w:rPr>
          <w:lang w:val="en-GB"/>
        </w:rPr>
        <w:t>i.e.</w:t>
      </w:r>
      <w:proofErr w:type="gramEnd"/>
      <w:r w:rsidR="00827F40">
        <w:rPr>
          <w:lang w:val="en-GB"/>
        </w:rPr>
        <w:t xml:space="preserve"> </w:t>
      </w:r>
      <w:ins w:id="284" w:author="Schenk, Denis Elia (ARTORG)" w:date="2021-05-25T10:41:00Z">
        <w:r w:rsidR="00827F40">
          <w:rPr>
            <w:lang w:val="en-GB"/>
          </w:rPr>
          <w:t xml:space="preserve">the </w:t>
        </w:r>
      </w:ins>
      <w:r>
        <w:rPr>
          <w:lang w:val="en-GB"/>
        </w:rPr>
        <w:t>sum of the square of the observations y.</w:t>
      </w:r>
    </w:p>
    <w:p w14:paraId="1AE2722F" w14:textId="77777777" w:rsidR="008F73E9" w:rsidRPr="000B6750" w:rsidRDefault="008F73E9">
      <w:pPr>
        <w:tabs>
          <w:tab w:val="left" w:pos="492"/>
          <w:tab w:val="left" w:pos="2760"/>
        </w:tabs>
        <w:rPr>
          <w:lang w:val="en-US"/>
        </w:rPr>
      </w:pPr>
    </w:p>
    <w:p w14:paraId="7C4347F1" w14:textId="3C1472DB" w:rsidR="008F73E9" w:rsidRPr="00827F40" w:rsidRDefault="008F73E9">
      <w:pPr>
        <w:tabs>
          <w:tab w:val="left" w:pos="492"/>
          <w:tab w:val="left" w:pos="2760"/>
        </w:tabs>
        <w:jc w:val="right"/>
        <w:rPr>
          <w:lang w:val="en-US"/>
        </w:rPr>
      </w:pPr>
    </w:p>
    <w:p w14:paraId="3C2BE4B5" w14:textId="77777777" w:rsidR="008F73E9" w:rsidRPr="00827F40" w:rsidRDefault="008F73E9">
      <w:pPr>
        <w:tabs>
          <w:tab w:val="left" w:pos="492"/>
          <w:tab w:val="left" w:pos="2760"/>
        </w:tabs>
        <w:rPr>
          <w:lang w:val="en-US"/>
        </w:rPr>
      </w:pPr>
    </w:p>
    <w:p w14:paraId="7AF1CCD7" w14:textId="77777777" w:rsidR="008F73E9" w:rsidRPr="000B6750" w:rsidRDefault="00130597">
      <w:pPr>
        <w:tabs>
          <w:tab w:val="left" w:pos="492"/>
          <w:tab w:val="left" w:pos="2760"/>
        </w:tabs>
        <w:rPr>
          <w:lang w:val="en-US"/>
        </w:rPr>
      </w:pPr>
      <w:r>
        <w:rPr>
          <w:b/>
          <w:lang w:val="en-GB"/>
        </w:rPr>
        <w:t>3. Results</w:t>
      </w:r>
    </w:p>
    <w:p w14:paraId="294C5330" w14:textId="77777777" w:rsidR="008F73E9" w:rsidRPr="000B6750" w:rsidRDefault="008F73E9">
      <w:pPr>
        <w:tabs>
          <w:tab w:val="left" w:pos="492"/>
          <w:tab w:val="left" w:pos="2760"/>
        </w:tabs>
        <w:rPr>
          <w:lang w:val="en-US"/>
        </w:rPr>
      </w:pPr>
    </w:p>
    <w:p w14:paraId="70200E4F" w14:textId="77777777" w:rsidR="008F73E9" w:rsidRPr="000B6750" w:rsidRDefault="00130597">
      <w:pPr>
        <w:tabs>
          <w:tab w:val="left" w:pos="492"/>
          <w:tab w:val="left" w:pos="2760"/>
        </w:tabs>
        <w:rPr>
          <w:lang w:val="en-US"/>
        </w:rPr>
      </w:pPr>
      <w:r>
        <w:rPr>
          <w:b/>
          <w:sz w:val="20"/>
          <w:lang w:val="en-GB"/>
        </w:rPr>
        <w:t>3.1 Morphological Analysis</w:t>
      </w:r>
    </w:p>
    <w:p w14:paraId="18D1DD8B" w14:textId="1B44F4D8" w:rsidR="008F73E9" w:rsidRPr="000B6750" w:rsidRDefault="00130597" w:rsidP="00827F40">
      <w:pPr>
        <w:rPr>
          <w:lang w:val="en-US"/>
        </w:rPr>
      </w:pPr>
      <w:r>
        <w:rPr>
          <w:lang w:val="en-GB"/>
        </w:rPr>
        <w:t xml:space="preserve">The results of </w:t>
      </w:r>
      <w:ins w:id="285" w:author="Schenk, Denis Elia (ARTORG)" w:date="2021-05-25T10:41:00Z">
        <w:r w:rsidR="00827F40">
          <w:rPr>
            <w:lang w:val="en-GB"/>
          </w:rPr>
          <w:t xml:space="preserve">the </w:t>
        </w:r>
      </w:ins>
      <w:r>
        <w:rPr>
          <w:lang w:val="en-GB"/>
        </w:rPr>
        <w:t xml:space="preserve">morphological analysis are summarized in Table 2. </w:t>
      </w:r>
      <w:del w:id="286" w:author="Schenk, Denis Elia (ARTORG)" w:date="2021-05-25T10:41:00Z">
        <w:r w:rsidDel="00CB4CFB">
          <w:rPr>
            <w:lang w:val="en-GB"/>
          </w:rPr>
          <w:delText>In the present study, the</w:delText>
        </w:r>
      </w:del>
      <w:ins w:id="287" w:author="Schenk, Denis Elia (ARTORG)" w:date="2021-05-25T10:41:00Z">
        <w:r w:rsidR="00CB4CFB">
          <w:rPr>
            <w:lang w:val="en-GB"/>
          </w:rPr>
          <w:t>The</w:t>
        </w:r>
      </w:ins>
      <w:r>
        <w:rPr>
          <w:lang w:val="en-GB"/>
        </w:rPr>
        <w:t xml:space="preserve"> individual matching </w:t>
      </w:r>
      <w:ins w:id="288" w:author="Schenk, Denis Elia (ARTORG)" w:date="2021-05-25T10:41:00Z">
        <w:r w:rsidR="00CB4CFB">
          <w:rPr>
            <w:lang w:val="en-GB"/>
          </w:rPr>
          <w:t xml:space="preserve">for sex </w:t>
        </w:r>
      </w:ins>
      <w:r>
        <w:rPr>
          <w:lang w:val="en-GB"/>
        </w:rPr>
        <w:t>allowed to have similar group distribution</w:t>
      </w:r>
      <w:ins w:id="289" w:author="Schenk, Denis Elia (ARTORG)" w:date="2021-05-25T10:41:00Z">
        <w:r w:rsidR="00CB4CFB">
          <w:rPr>
            <w:lang w:val="en-GB"/>
          </w:rPr>
          <w:t>s</w:t>
        </w:r>
      </w:ins>
      <w:r>
        <w:rPr>
          <w:lang w:val="en-GB"/>
        </w:rPr>
        <w:t xml:space="preserve"> with 17 females and 11 males in each group. The mean age of matched healthy </w:t>
      </w:r>
      <w:ins w:id="290" w:author="Schenk, Denis Elia (ARTORG)" w:date="2021-05-25T10:42:00Z">
        <w:r w:rsidR="00CB4CFB">
          <w:rPr>
            <w:lang w:val="en-GB"/>
          </w:rPr>
          <w:t xml:space="preserve">subjects </w:t>
        </w:r>
      </w:ins>
      <w:r>
        <w:rPr>
          <w:lang w:val="en-GB"/>
        </w:rPr>
        <w:t>is 41</w:t>
      </w:r>
      <w:ins w:id="291" w:author="Schenk, Denis Elia (ARTORG)" w:date="2021-05-25T10:42:00Z">
        <w:r w:rsidR="00CB4CFB">
          <w:rPr>
            <w:lang w:val="en-GB"/>
          </w:rPr>
          <w:t>y</w:t>
        </w:r>
      </w:ins>
      <w:r>
        <w:rPr>
          <w:lang w:val="en-GB"/>
        </w:rPr>
        <w:t xml:space="preserve"> </w:t>
      </w:r>
      <w:r>
        <w:rPr>
          <w:rFonts w:ascii="Latin Modern Math" w:hAnsi="Latin Modern Math" w:cs="Latin Modern Math"/>
          <w:lang w:val="en-GB"/>
        </w:rPr>
        <w:t>±</w:t>
      </w:r>
      <w:r>
        <w:rPr>
          <w:lang w:val="en-GB"/>
        </w:rPr>
        <w:t xml:space="preserve"> 14</w:t>
      </w:r>
      <w:ins w:id="292" w:author="Schenk, Denis Elia (ARTORG)" w:date="2021-05-25T10:42:00Z">
        <w:r w:rsidR="00CB4CFB">
          <w:rPr>
            <w:lang w:val="en-GB"/>
          </w:rPr>
          <w:t>y</w:t>
        </w:r>
      </w:ins>
      <w:r>
        <w:rPr>
          <w:lang w:val="en-GB"/>
        </w:rPr>
        <w:t xml:space="preserve"> and 41</w:t>
      </w:r>
      <w:ins w:id="293" w:author="Schenk, Denis Elia (ARTORG)" w:date="2021-05-25T10:42:00Z">
        <w:r w:rsidR="00CB4CFB">
          <w:rPr>
            <w:lang w:val="en-GB"/>
          </w:rPr>
          <w:t>y</w:t>
        </w:r>
      </w:ins>
      <w:r>
        <w:rPr>
          <w:lang w:val="en-GB"/>
        </w:rPr>
        <w:t xml:space="preserve"> </w:t>
      </w:r>
      <w:r>
        <w:rPr>
          <w:rFonts w:ascii="Latin Modern Math" w:hAnsi="Latin Modern Math" w:cs="Latin Modern Math"/>
          <w:lang w:val="fr-CH"/>
        </w:rPr>
        <w:t xml:space="preserve">± </w:t>
      </w:r>
      <w:r>
        <w:rPr>
          <w:lang w:val="en-GB"/>
        </w:rPr>
        <w:t>15</w:t>
      </w:r>
      <w:ins w:id="294" w:author="Schenk, Denis Elia (ARTORG)" w:date="2021-05-25T10:42:00Z">
        <w:r w:rsidR="00CB4CFB">
          <w:rPr>
            <w:lang w:val="en-GB"/>
          </w:rPr>
          <w:t>y</w:t>
        </w:r>
      </w:ins>
      <w:r>
        <w:rPr>
          <w:lang w:val="en-GB"/>
        </w:rPr>
        <w:t xml:space="preserve"> for the matched OI</w:t>
      </w:r>
      <w:ins w:id="295" w:author="Schenk, Denis Elia (ARTORG)" w:date="2021-05-25T10:42:00Z">
        <w:r w:rsidR="00CB4CFB">
          <w:rPr>
            <w:lang w:val="en-GB"/>
          </w:rPr>
          <w:t xml:space="preserve"> group</w:t>
        </w:r>
      </w:ins>
      <w:r>
        <w:rPr>
          <w:lang w:val="en-GB"/>
        </w:rPr>
        <w:t xml:space="preserve">. BV/TV of healthy </w:t>
      </w:r>
      <w:commentRangeStart w:id="296"/>
      <w:del w:id="297" w:author="Schenk, Denis Elia (ARTORG)" w:date="2021-05-25T10:42:00Z">
        <w:r w:rsidDel="00CB4CFB">
          <w:rPr>
            <w:lang w:val="en-GB"/>
          </w:rPr>
          <w:delText xml:space="preserve">people </w:delText>
        </w:r>
      </w:del>
      <w:ins w:id="298" w:author="Schenk, Denis Elia (ARTORG)" w:date="2021-05-25T10:42:00Z">
        <w:r w:rsidR="00CB4CFB">
          <w:rPr>
            <w:lang w:val="en-GB"/>
          </w:rPr>
          <w:t xml:space="preserve">subjects </w:t>
        </w:r>
        <w:commentRangeEnd w:id="296"/>
        <w:r w:rsidR="00CB4CFB">
          <w:rPr>
            <w:rStyle w:val="Kommentarzeichen"/>
          </w:rPr>
          <w:commentReference w:id="296"/>
        </w:r>
      </w:ins>
      <w:r>
        <w:rPr>
          <w:lang w:val="en-GB"/>
        </w:rPr>
        <w:t xml:space="preserve">is higher than BV/TV of OI group with a 95% CI of </w:t>
      </w:r>
      <w:commentRangeStart w:id="299"/>
      <w:r>
        <w:rPr>
          <w:lang w:val="en-GB"/>
        </w:rPr>
        <w:t xml:space="preserve">[0.016, 0.101] </w:t>
      </w:r>
      <w:commentRangeEnd w:id="299"/>
      <w:r w:rsidR="00CB4CFB">
        <w:rPr>
          <w:rStyle w:val="Kommentarzeichen"/>
        </w:rPr>
        <w:commentReference w:id="299"/>
      </w:r>
      <w:r>
        <w:rPr>
          <w:lang w:val="en-GB"/>
        </w:rPr>
        <w:t>and p</w:t>
      </w:r>
      <w:ins w:id="300" w:author="Schenk, Denis Elia (ARTORG)" w:date="2021-05-25T10:44:00Z">
        <w:r w:rsidR="00CB4CFB">
          <w:rPr>
            <w:lang w:val="en-GB"/>
          </w:rPr>
          <w:t>-</w:t>
        </w:r>
      </w:ins>
      <w:del w:id="301" w:author="Schenk, Denis Elia (ARTORG)" w:date="2021-05-25T10:44:00Z">
        <w:r w:rsidDel="00CB4CFB">
          <w:rPr>
            <w:lang w:val="en-GB"/>
          </w:rPr>
          <w:delText xml:space="preserve"> </w:delText>
        </w:r>
      </w:del>
      <w:r>
        <w:rPr>
          <w:lang w:val="en-GB"/>
        </w:rPr>
        <w:t xml:space="preserve">value &lt;0.01. Similarly, trabecular number is higher in the matched healthy group </w:t>
      </w:r>
      <w:ins w:id="302" w:author="Schenk, Denis Elia (ARTORG)" w:date="2021-05-25T10:43:00Z">
        <w:r w:rsidR="00CB4CFB">
          <w:rPr>
            <w:lang w:val="en-GB"/>
          </w:rPr>
          <w:t xml:space="preserve">compared to the matched OI group </w:t>
        </w:r>
      </w:ins>
      <w:r>
        <w:rPr>
          <w:lang w:val="en-GB"/>
        </w:rPr>
        <w:t>with a 95% CI of [0.099, 0.285] and a corresponding p</w:t>
      </w:r>
      <w:ins w:id="303" w:author="Schenk, Denis Elia (ARTORG)" w:date="2021-05-25T10:44:00Z">
        <w:r w:rsidR="00CB4CFB">
          <w:rPr>
            <w:lang w:val="en-GB"/>
          </w:rPr>
          <w:t>-</w:t>
        </w:r>
      </w:ins>
      <w:del w:id="304" w:author="Schenk, Denis Elia (ARTORG)" w:date="2021-05-25T10:44:00Z">
        <w:r w:rsidDel="00CB4CFB">
          <w:rPr>
            <w:lang w:val="en-GB"/>
          </w:rPr>
          <w:delText xml:space="preserve"> </w:delText>
        </w:r>
      </w:del>
      <w:r>
        <w:rPr>
          <w:lang w:val="en-GB"/>
        </w:rPr>
        <w:t xml:space="preserve">value &lt;0.001. The trabecular thickness </w:t>
      </w:r>
      <w:del w:id="305" w:author="Schenk, Denis Elia (ARTORG)" w:date="2021-05-25T10:44:00Z">
        <w:r w:rsidDel="00CB4CFB">
          <w:rPr>
            <w:lang w:val="en-GB"/>
          </w:rPr>
          <w:delText xml:space="preserve">do </w:delText>
        </w:r>
      </w:del>
      <w:ins w:id="306" w:author="Schenk, Denis Elia (ARTORG)" w:date="2021-05-25T10:44:00Z">
        <w:r w:rsidR="00CB4CFB">
          <w:rPr>
            <w:lang w:val="en-GB"/>
          </w:rPr>
          <w:t xml:space="preserve">does </w:t>
        </w:r>
      </w:ins>
      <w:r>
        <w:rPr>
          <w:lang w:val="en-GB"/>
        </w:rPr>
        <w:t>not show significant differences between groups</w:t>
      </w:r>
      <w:del w:id="307" w:author="Schenk, Denis Elia (ARTORG)" w:date="2021-05-25T10:44:00Z">
        <w:r w:rsidDel="00CB4CFB">
          <w:rPr>
            <w:lang w:val="en-GB"/>
          </w:rPr>
          <w:delText xml:space="preserve"> with a p value of 0.2</w:delText>
        </w:r>
      </w:del>
      <w:r>
        <w:rPr>
          <w:lang w:val="en-GB"/>
        </w:rPr>
        <w:t xml:space="preserve">. </w:t>
      </w:r>
      <w:del w:id="308" w:author="Schenk, Denis Elia (ARTORG)" w:date="2021-05-25T10:45:00Z">
        <w:r w:rsidDel="00CB4CFB">
          <w:rPr>
            <w:lang w:val="en-GB"/>
          </w:rPr>
          <w:delText xml:space="preserve">In </w:delText>
        </w:r>
      </w:del>
      <w:ins w:id="309" w:author="Schenk, Denis Elia (ARTORG)" w:date="2021-05-25T10:45:00Z">
        <w:r w:rsidR="00CB4CFB">
          <w:rPr>
            <w:lang w:val="en-GB"/>
          </w:rPr>
          <w:t xml:space="preserve">On </w:t>
        </w:r>
      </w:ins>
      <w:r>
        <w:rPr>
          <w:lang w:val="en-GB"/>
        </w:rPr>
        <w:t xml:space="preserve">the other hand, trabecular spacing is higher in </w:t>
      </w:r>
      <w:commentRangeStart w:id="310"/>
      <w:r>
        <w:rPr>
          <w:lang w:val="en-GB"/>
        </w:rPr>
        <w:t xml:space="preserve">matched OI group </w:t>
      </w:r>
      <w:del w:id="311" w:author="Schenk, Denis Elia (ARTORG)" w:date="2021-05-25T10:45:00Z">
        <w:r w:rsidDel="00CB4CFB">
          <w:rPr>
            <w:lang w:val="en-GB"/>
          </w:rPr>
          <w:delText xml:space="preserve">than </w:delText>
        </w:r>
      </w:del>
      <w:ins w:id="312" w:author="Schenk, Denis Elia (ARTORG)" w:date="2021-05-25T10:45:00Z">
        <w:r w:rsidR="00CB4CFB">
          <w:rPr>
            <w:lang w:val="en-GB"/>
          </w:rPr>
          <w:t xml:space="preserve">compared to </w:t>
        </w:r>
      </w:ins>
      <w:del w:id="313" w:author="Schenk, Denis Elia (ARTORG)" w:date="2021-05-25T10:45:00Z">
        <w:r w:rsidDel="00CB4CFB">
          <w:rPr>
            <w:lang w:val="en-GB"/>
          </w:rPr>
          <w:delText xml:space="preserve">in </w:delText>
        </w:r>
      </w:del>
      <w:r>
        <w:rPr>
          <w:lang w:val="en-GB"/>
        </w:rPr>
        <w:t xml:space="preserve">healthy individuals </w:t>
      </w:r>
      <w:commentRangeEnd w:id="310"/>
      <w:r w:rsidR="00CB4CFB">
        <w:rPr>
          <w:rStyle w:val="Kommentarzeichen"/>
        </w:rPr>
        <w:commentReference w:id="310"/>
      </w:r>
      <w:r>
        <w:rPr>
          <w:lang w:val="en-GB"/>
        </w:rPr>
        <w:t>with a p</w:t>
      </w:r>
      <w:ins w:id="314" w:author="Schenk, Denis Elia (ARTORG)" w:date="2021-05-25T10:44:00Z">
        <w:r w:rsidR="00CB4CFB">
          <w:rPr>
            <w:lang w:val="en-GB"/>
          </w:rPr>
          <w:t>-</w:t>
        </w:r>
      </w:ins>
      <w:del w:id="315" w:author="Schenk, Denis Elia (ARTORG)" w:date="2021-05-25T10:44:00Z">
        <w:r w:rsidDel="00CB4CFB">
          <w:rPr>
            <w:lang w:val="en-GB"/>
          </w:rPr>
          <w:delText xml:space="preserve"> </w:delText>
        </w:r>
      </w:del>
      <w:r>
        <w:rPr>
          <w:lang w:val="en-GB"/>
        </w:rPr>
        <w:t xml:space="preserve">value of 0.01 and an exclusion range of </w:t>
      </w:r>
      <w:commentRangeStart w:id="316"/>
      <w:r>
        <w:rPr>
          <w:lang w:val="en-GB"/>
        </w:rPr>
        <w:t>(</w:t>
      </w:r>
      <w:r>
        <w:rPr>
          <w:rFonts w:ascii="Latin Modern Mono" w:hAnsi="Latin Modern Mono" w:cs="Latin Modern Mono"/>
          <w:lang w:val="en-GB"/>
        </w:rPr>
        <w:t>∞</w:t>
      </w:r>
      <w:r>
        <w:rPr>
          <w:lang w:val="en-GB"/>
        </w:rPr>
        <w:t xml:space="preserve">, -0.384] </w:t>
      </w:r>
      <w:r>
        <w:rPr>
          <w:rFonts w:ascii="Latin Modern Math" w:hAnsi="Latin Modern Math" w:cs="Latin Modern Math"/>
          <w:lang w:val="en-GB"/>
        </w:rPr>
        <w:t>⋃</w:t>
      </w:r>
      <w:r>
        <w:rPr>
          <w:lang w:val="en-GB"/>
        </w:rPr>
        <w:t xml:space="preserve"> [0.421, </w:t>
      </w:r>
      <w:r>
        <w:rPr>
          <w:rFonts w:ascii="Latin Modern Mono" w:hAnsi="Latin Modern Mono" w:cs="Latin Modern Mono"/>
          <w:lang w:val="en-GB"/>
        </w:rPr>
        <w:t>∞</w:t>
      </w:r>
      <w:r>
        <w:rPr>
          <w:lang w:val="en-GB"/>
        </w:rPr>
        <w:t>)</w:t>
      </w:r>
      <w:commentRangeEnd w:id="316"/>
      <w:r w:rsidR="00CB4CFB">
        <w:rPr>
          <w:rStyle w:val="Kommentarzeichen"/>
        </w:rPr>
        <w:commentReference w:id="316"/>
      </w:r>
      <w:r>
        <w:rPr>
          <w:lang w:val="en-GB"/>
        </w:rPr>
        <w:t xml:space="preserve">. Trabecular spacing SD </w:t>
      </w:r>
      <w:del w:id="317" w:author="Schenk, Denis Elia (ARTORG)" w:date="2021-05-25T10:46:00Z">
        <w:r w:rsidDel="00CB4CFB">
          <w:rPr>
            <w:lang w:val="en-GB"/>
          </w:rPr>
          <w:delText>present to be</w:delText>
        </w:r>
      </w:del>
      <w:ins w:id="318" w:author="Schenk, Denis Elia (ARTORG)" w:date="2021-05-25T10:46:00Z">
        <w:r w:rsidR="00CB4CFB">
          <w:rPr>
            <w:lang w:val="en-GB"/>
          </w:rPr>
          <w:t>is</w:t>
        </w:r>
      </w:ins>
      <w:r>
        <w:rPr>
          <w:lang w:val="en-GB"/>
        </w:rPr>
        <w:t xml:space="preserve"> higher in </w:t>
      </w:r>
      <w:commentRangeStart w:id="319"/>
      <w:r>
        <w:rPr>
          <w:lang w:val="en-GB"/>
        </w:rPr>
        <w:t xml:space="preserve">OI patients </w:t>
      </w:r>
      <w:commentRangeEnd w:id="319"/>
      <w:r w:rsidR="00CB4CFB">
        <w:rPr>
          <w:rStyle w:val="Kommentarzeichen"/>
        </w:rPr>
        <w:commentReference w:id="319"/>
      </w:r>
      <w:del w:id="320" w:author="Schenk, Denis Elia (ARTORG)" w:date="2021-05-25T10:46:00Z">
        <w:r w:rsidDel="00CB4CFB">
          <w:rPr>
            <w:lang w:val="en-GB"/>
          </w:rPr>
          <w:delText>than in</w:delText>
        </w:r>
      </w:del>
      <w:ins w:id="321" w:author="Schenk, Denis Elia (ARTORG)" w:date="2021-05-25T10:46:00Z">
        <w:r w:rsidR="00CB4CFB">
          <w:rPr>
            <w:lang w:val="en-GB"/>
          </w:rPr>
          <w:t>compared to</w:t>
        </w:r>
      </w:ins>
      <w:r>
        <w:rPr>
          <w:lang w:val="en-GB"/>
        </w:rPr>
        <w:t xml:space="preserve"> matched healthy with a p</w:t>
      </w:r>
      <w:ins w:id="322" w:author="Schenk, Denis Elia (ARTORG)" w:date="2021-05-25T10:46:00Z">
        <w:r w:rsidR="00CB4CFB">
          <w:rPr>
            <w:lang w:val="en-GB"/>
          </w:rPr>
          <w:t>-</w:t>
        </w:r>
      </w:ins>
      <w:del w:id="323" w:author="Schenk, Denis Elia (ARTORG)" w:date="2021-05-25T10:46:00Z">
        <w:r w:rsidDel="00CB4CFB">
          <w:rPr>
            <w:lang w:val="en-GB"/>
          </w:rPr>
          <w:delText xml:space="preserve"> </w:delText>
        </w:r>
      </w:del>
      <w:r>
        <w:rPr>
          <w:lang w:val="en-GB"/>
        </w:rPr>
        <w:t>value of 0.02 and an exclusion range of (</w:t>
      </w:r>
      <w:r>
        <w:rPr>
          <w:rFonts w:ascii="Latin Modern Mono" w:hAnsi="Latin Modern Mono" w:cs="Latin Modern Mono"/>
          <w:lang w:val="en-GB"/>
        </w:rPr>
        <w:t>∞</w:t>
      </w:r>
      <w:r>
        <w:rPr>
          <w:lang w:val="en-GB"/>
        </w:rPr>
        <w:t xml:space="preserve">, -0.232] </w:t>
      </w:r>
      <w:r>
        <w:rPr>
          <w:rFonts w:ascii="Latin Modern Math" w:hAnsi="Latin Modern Math" w:cs="Latin Modern Math"/>
          <w:lang w:val="fr-CH"/>
        </w:rPr>
        <w:t>⋃</w:t>
      </w:r>
      <w:r>
        <w:rPr>
          <w:lang w:val="en-GB"/>
        </w:rPr>
        <w:t xml:space="preserve"> [0.251, </w:t>
      </w:r>
      <w:r>
        <w:rPr>
          <w:rFonts w:ascii="Latin Modern Mono" w:hAnsi="Latin Modern Mono" w:cs="Latin Modern Mono"/>
          <w:lang w:val="en-GB"/>
        </w:rPr>
        <w:t>∞</w:t>
      </w:r>
      <w:r>
        <w:rPr>
          <w:lang w:val="en-GB"/>
        </w:rPr>
        <w:t xml:space="preserve">). SMI as well as </w:t>
      </w:r>
      <w:ins w:id="324" w:author="Schenk, Denis Elia (ARTORG)" w:date="2021-05-25T10:46:00Z">
        <w:r w:rsidR="00CB4CFB">
          <w:rPr>
            <w:lang w:val="en-GB"/>
          </w:rPr>
          <w:t xml:space="preserve">the </w:t>
        </w:r>
      </w:ins>
      <w:r>
        <w:rPr>
          <w:lang w:val="en-GB"/>
        </w:rPr>
        <w:t>degree of anisotropy are higher for matched OI than for healthy people with p</w:t>
      </w:r>
      <w:ins w:id="325" w:author="Schenk, Denis Elia (ARTORG)" w:date="2021-05-25T10:46:00Z">
        <w:r w:rsidR="00CB4CFB">
          <w:rPr>
            <w:lang w:val="en-GB"/>
          </w:rPr>
          <w:t>-</w:t>
        </w:r>
      </w:ins>
      <w:del w:id="326" w:author="Schenk, Denis Elia (ARTORG)" w:date="2021-05-25T10:46:00Z">
        <w:r w:rsidDel="00CB4CFB">
          <w:rPr>
            <w:lang w:val="en-GB"/>
          </w:rPr>
          <w:delText xml:space="preserve"> </w:delText>
        </w:r>
      </w:del>
      <w:r>
        <w:rPr>
          <w:lang w:val="en-GB"/>
        </w:rPr>
        <w:t xml:space="preserve">values &lt;0.001 and of 0.02, respectively. Finally, the log transformation of </w:t>
      </w:r>
      <w:ins w:id="327" w:author="Schenk, Denis Elia (ARTORG)" w:date="2021-05-25T10:46:00Z">
        <w:r w:rsidR="00CB4CFB">
          <w:rPr>
            <w:lang w:val="en-GB"/>
          </w:rPr>
          <w:t xml:space="preserve">the </w:t>
        </w:r>
      </w:ins>
      <w:r>
        <w:rPr>
          <w:lang w:val="en-GB"/>
        </w:rPr>
        <w:t>coefficient of variation gives the stronger difference in means with a p</w:t>
      </w:r>
      <w:ins w:id="328" w:author="Schenk, Denis Elia (ARTORG)" w:date="2021-05-25T10:46:00Z">
        <w:r w:rsidR="00CB4CFB">
          <w:rPr>
            <w:lang w:val="en-GB"/>
          </w:rPr>
          <w:t>-</w:t>
        </w:r>
      </w:ins>
      <w:del w:id="329" w:author="Schenk, Denis Elia (ARTORG)" w:date="2021-05-25T10:46:00Z">
        <w:r w:rsidDel="00CB4CFB">
          <w:rPr>
            <w:lang w:val="en-GB"/>
          </w:rPr>
          <w:delText xml:space="preserve"> </w:delText>
        </w:r>
      </w:del>
      <w:r>
        <w:rPr>
          <w:lang w:val="en-GB"/>
        </w:rPr>
        <w:t xml:space="preserve">value &lt;0.0001 and a 95% CI of </w:t>
      </w:r>
      <w:commentRangeStart w:id="330"/>
      <w:r>
        <w:rPr>
          <w:lang w:val="en-GB"/>
        </w:rPr>
        <w:t>[−0.757, −0.333].</w:t>
      </w:r>
      <w:commentRangeEnd w:id="330"/>
      <w:r w:rsidR="00CB4CFB">
        <w:rPr>
          <w:rStyle w:val="Kommentarzeichen"/>
        </w:rPr>
        <w:commentReference w:id="330"/>
      </w:r>
    </w:p>
    <w:p w14:paraId="462CE640" w14:textId="77777777" w:rsidR="008F73E9" w:rsidRPr="000B6750" w:rsidRDefault="008F73E9" w:rsidP="00827F40">
      <w:pPr>
        <w:rPr>
          <w:lang w:val="en-US"/>
        </w:rPr>
      </w:pPr>
    </w:p>
    <w:p w14:paraId="438A0D67" w14:textId="140B9B98" w:rsidR="008F73E9" w:rsidRPr="000B6750" w:rsidRDefault="00130597" w:rsidP="00827F40">
      <w:pPr>
        <w:rPr>
          <w:lang w:val="en-US"/>
        </w:rPr>
      </w:pPr>
      <w:r>
        <w:rPr>
          <w:lang w:val="en-GB"/>
        </w:rPr>
        <w:t xml:space="preserve">In the </w:t>
      </w:r>
      <w:commentRangeStart w:id="331"/>
      <w:r>
        <w:rPr>
          <w:lang w:val="en-GB"/>
        </w:rPr>
        <w:t>table</w:t>
      </w:r>
      <w:commentRangeEnd w:id="331"/>
      <w:r w:rsidR="00CB4CFB">
        <w:rPr>
          <w:rStyle w:val="Kommentarzeichen"/>
        </w:rPr>
        <w:commentReference w:id="331"/>
      </w:r>
      <w:r>
        <w:rPr>
          <w:lang w:val="en-GB"/>
        </w:rPr>
        <w:t>, absolute values and p</w:t>
      </w:r>
      <w:ins w:id="332" w:author="Schenk, Denis Elia (ARTORG)" w:date="2021-05-25T10:47:00Z">
        <w:r w:rsidR="00CB4CFB">
          <w:rPr>
            <w:lang w:val="en-GB"/>
          </w:rPr>
          <w:t>-</w:t>
        </w:r>
      </w:ins>
      <w:del w:id="333" w:author="Schenk, Denis Elia (ARTORG)" w:date="2021-05-25T10:47:00Z">
        <w:r w:rsidDel="00CB4CFB">
          <w:rPr>
            <w:lang w:val="en-GB"/>
          </w:rPr>
          <w:delText xml:space="preserve"> </w:delText>
        </w:r>
      </w:del>
      <w:r>
        <w:rPr>
          <w:lang w:val="en-GB"/>
        </w:rPr>
        <w:t xml:space="preserve">values of test statistics are compared with literature. </w:t>
      </w:r>
      <w:commentRangeStart w:id="334"/>
      <w:del w:id="335" w:author="Schenk, Denis Elia (ARTORG)" w:date="2021-05-25T10:48:00Z">
        <w:r w:rsidDel="00CB4CFB">
          <w:rPr>
            <w:lang w:val="en-GB"/>
          </w:rPr>
          <w:delText>Regarding age, the</w:delText>
        </w:r>
      </w:del>
      <w:ins w:id="336" w:author="Schenk, Denis Elia (ARTORG)" w:date="2021-05-25T10:48:00Z">
        <w:r w:rsidR="00CB4CFB">
          <w:rPr>
            <w:lang w:val="en-GB"/>
          </w:rPr>
          <w:t>The</w:t>
        </w:r>
      </w:ins>
      <w:r>
        <w:rPr>
          <w:lang w:val="en-GB"/>
        </w:rPr>
        <w:t xml:space="preserve"> present population is slightly younger </w:t>
      </w:r>
      <w:del w:id="337" w:author="Schenk, Denis Elia (ARTORG)" w:date="2021-05-25T10:48:00Z">
        <w:r w:rsidDel="00CB4CFB">
          <w:rPr>
            <w:lang w:val="en-GB"/>
          </w:rPr>
          <w:delText>than in</w:delText>
        </w:r>
      </w:del>
      <w:ins w:id="338" w:author="Schenk, Denis Elia (ARTORG)" w:date="2021-05-25T10:48:00Z">
        <w:r w:rsidR="00CB4CFB">
          <w:rPr>
            <w:lang w:val="en-GB"/>
          </w:rPr>
          <w:t>compared to</w:t>
        </w:r>
      </w:ins>
      <w:r>
        <w:rPr>
          <w:lang w:val="en-GB"/>
        </w:rPr>
        <w:t xml:space="preserve"> other study but stay in a similar range</w:t>
      </w:r>
      <w:commentRangeEnd w:id="334"/>
      <w:r w:rsidR="00CB4CFB">
        <w:rPr>
          <w:rStyle w:val="Kommentarzeichen"/>
        </w:rPr>
        <w:commentReference w:id="334"/>
      </w:r>
      <w:r>
        <w:rPr>
          <w:lang w:val="en-GB"/>
        </w:rPr>
        <w:t xml:space="preserve">. </w:t>
      </w:r>
      <w:del w:id="339" w:author="Schenk, Denis Elia (ARTORG)" w:date="2021-05-25T10:50:00Z">
        <w:r w:rsidDel="00CB4CFB">
          <w:rPr>
            <w:lang w:val="en-GB"/>
          </w:rPr>
          <w:delText>In a general way p values of the t</w:delText>
        </w:r>
      </w:del>
      <w:ins w:id="340" w:author="Schenk, Denis Elia (ARTORG)" w:date="2021-05-25T10:50:00Z">
        <w:r w:rsidR="00CB4CFB">
          <w:rPr>
            <w:lang w:val="en-GB"/>
          </w:rPr>
          <w:t>T</w:t>
        </w:r>
      </w:ins>
      <w:r>
        <w:rPr>
          <w:lang w:val="en-GB"/>
        </w:rPr>
        <w:t xml:space="preserve">hree other studies show significant differences for BV/TV, Tb N, Tb </w:t>
      </w:r>
      <w:proofErr w:type="spellStart"/>
      <w:r>
        <w:rPr>
          <w:lang w:val="en-GB"/>
        </w:rPr>
        <w:t>Sp</w:t>
      </w:r>
      <w:proofErr w:type="spellEnd"/>
      <w:r>
        <w:rPr>
          <w:lang w:val="en-GB"/>
        </w:rPr>
        <w:t xml:space="preserve">, and Tb </w:t>
      </w:r>
      <w:proofErr w:type="spellStart"/>
      <w:r>
        <w:rPr>
          <w:lang w:val="en-GB"/>
        </w:rPr>
        <w:t>Sp</w:t>
      </w:r>
      <w:proofErr w:type="spellEnd"/>
      <w:r>
        <w:rPr>
          <w:lang w:val="en-GB"/>
        </w:rPr>
        <w:t xml:space="preserve"> SD and no</w:t>
      </w:r>
      <w:del w:id="341" w:author="Schenk, Denis Elia (ARTORG)" w:date="2021-05-25T10:50:00Z">
        <w:r w:rsidDel="00CB4CFB">
          <w:rPr>
            <w:lang w:val="en-GB"/>
          </w:rPr>
          <w:delText>n</w:delText>
        </w:r>
      </w:del>
      <w:r>
        <w:rPr>
          <w:lang w:val="en-GB"/>
        </w:rPr>
        <w:t xml:space="preserve"> significant differences for Tb </w:t>
      </w:r>
      <w:proofErr w:type="gramStart"/>
      <w:r>
        <w:rPr>
          <w:lang w:val="en-GB"/>
        </w:rPr>
        <w:t>Th</w:t>
      </w:r>
      <w:ins w:id="342" w:author="Schenk, Denis Elia (ARTORG)" w:date="2021-05-25T10:50:00Z">
        <w:r w:rsidR="00CB4CFB">
          <w:rPr>
            <w:lang w:val="en-GB"/>
          </w:rPr>
          <w:t>[</w:t>
        </w:r>
        <w:proofErr w:type="gramEnd"/>
        <w:r w:rsidR="00CB4CFB">
          <w:rPr>
            <w:lang w:val="en-GB"/>
          </w:rPr>
          <w:t>reference for studies!]</w:t>
        </w:r>
      </w:ins>
      <w:r>
        <w:rPr>
          <w:lang w:val="en-GB"/>
        </w:rPr>
        <w:t xml:space="preserve">. </w:t>
      </w:r>
      <w:ins w:id="343" w:author="Schenk, Denis Elia (ARTORG)" w:date="2021-05-25T10:51:00Z">
        <w:r w:rsidR="00CB4CFB">
          <w:rPr>
            <w:lang w:val="en-GB"/>
          </w:rPr>
          <w:t>In the present study, a</w:t>
        </w:r>
      </w:ins>
      <w:del w:id="344" w:author="Schenk, Denis Elia (ARTORG)" w:date="2021-05-25T10:51:00Z">
        <w:r w:rsidDel="00CB4CFB">
          <w:rPr>
            <w:lang w:val="en-GB"/>
          </w:rPr>
          <w:delText>A</w:delText>
        </w:r>
      </w:del>
      <w:r>
        <w:rPr>
          <w:lang w:val="en-GB"/>
        </w:rPr>
        <w:t xml:space="preserve">bsolute values of BV/TV, TB Th, Tb </w:t>
      </w:r>
      <w:proofErr w:type="spellStart"/>
      <w:r>
        <w:rPr>
          <w:lang w:val="en-GB"/>
        </w:rPr>
        <w:t>Sp</w:t>
      </w:r>
      <w:proofErr w:type="spellEnd"/>
      <w:r>
        <w:rPr>
          <w:lang w:val="en-GB"/>
        </w:rPr>
        <w:t xml:space="preserve">, and Tb </w:t>
      </w:r>
      <w:proofErr w:type="spellStart"/>
      <w:r>
        <w:rPr>
          <w:lang w:val="en-GB"/>
        </w:rPr>
        <w:t>Sp</w:t>
      </w:r>
      <w:proofErr w:type="spellEnd"/>
      <w:r>
        <w:rPr>
          <w:lang w:val="en-GB"/>
        </w:rPr>
        <w:t xml:space="preserve"> SD are </w:t>
      </w:r>
      <w:commentRangeStart w:id="345"/>
      <w:r>
        <w:rPr>
          <w:lang w:val="en-GB"/>
        </w:rPr>
        <w:t xml:space="preserve">higher </w:t>
      </w:r>
      <w:commentRangeEnd w:id="345"/>
      <w:r w:rsidR="00CB4CFB">
        <w:rPr>
          <w:rStyle w:val="Kommentarzeichen"/>
        </w:rPr>
        <w:commentReference w:id="345"/>
      </w:r>
      <w:del w:id="346" w:author="Schenk, Denis Elia (ARTORG)" w:date="2021-05-25T10:51:00Z">
        <w:r w:rsidDel="00CB4CFB">
          <w:rPr>
            <w:lang w:val="en-GB"/>
          </w:rPr>
          <w:delText xml:space="preserve">in the present study </w:delText>
        </w:r>
      </w:del>
      <w:r>
        <w:rPr>
          <w:lang w:val="en-GB"/>
        </w:rPr>
        <w:t xml:space="preserve">compared to literature. On the other hand, Tb N appears to </w:t>
      </w:r>
      <w:del w:id="347" w:author="Schenk, Denis Elia (ARTORG)" w:date="2021-05-25T10:52:00Z">
        <w:r w:rsidDel="000E2838">
          <w:rPr>
            <w:lang w:val="en-GB"/>
          </w:rPr>
          <w:delText>be higher</w:delText>
        </w:r>
      </w:del>
      <w:ins w:id="348" w:author="Schenk, Denis Elia (ARTORG)" w:date="2021-05-25T10:52:00Z">
        <w:r w:rsidR="000E2838">
          <w:rPr>
            <w:lang w:val="en-GB"/>
          </w:rPr>
          <w:t xml:space="preserve">lower </w:t>
        </w:r>
      </w:ins>
      <w:r>
        <w:rPr>
          <w:lang w:val="en-GB"/>
        </w:rPr>
        <w:t xml:space="preserve"> </w:t>
      </w:r>
      <w:del w:id="349" w:author="Schenk, Denis Elia (ARTORG)" w:date="2021-05-25T10:52:00Z">
        <w:r w:rsidDel="000E2838">
          <w:rPr>
            <w:lang w:val="en-GB"/>
          </w:rPr>
          <w:delText>in the other</w:delText>
        </w:r>
      </w:del>
      <w:ins w:id="350" w:author="Schenk, Denis Elia (ARTORG)" w:date="2021-05-25T10:52:00Z">
        <w:r w:rsidR="000E2838">
          <w:rPr>
            <w:lang w:val="en-GB"/>
          </w:rPr>
          <w:t>compared to</w:t>
        </w:r>
      </w:ins>
      <w:r>
        <w:rPr>
          <w:lang w:val="en-GB"/>
        </w:rPr>
        <w:t xml:space="preserve"> studies</w:t>
      </w:r>
      <w:ins w:id="351" w:author="Schenk, Denis Elia (ARTORG)" w:date="2021-05-25T10:52:00Z">
        <w:r w:rsidR="000E2838">
          <w:rPr>
            <w:lang w:val="en-GB"/>
          </w:rPr>
          <w:t xml:space="preserve"> in literature</w:t>
        </w:r>
      </w:ins>
      <w:del w:id="352" w:author="Schenk, Denis Elia (ARTORG)" w:date="2021-05-25T10:52:00Z">
        <w:r w:rsidDel="000E2838">
          <w:rPr>
            <w:lang w:val="en-GB"/>
          </w:rPr>
          <w:delText xml:space="preserve"> than in the present one</w:delText>
        </w:r>
      </w:del>
      <w:r>
        <w:rPr>
          <w:lang w:val="en-GB"/>
        </w:rPr>
        <w:t>.</w:t>
      </w:r>
    </w:p>
    <w:p w14:paraId="2230EE54" w14:textId="77777777" w:rsidR="008F73E9" w:rsidRPr="000B6750" w:rsidRDefault="008F73E9" w:rsidP="00827F40">
      <w:pPr>
        <w:rPr>
          <w:lang w:val="en-US"/>
        </w:rPr>
      </w:pPr>
    </w:p>
    <w:p w14:paraId="4A33D20C" w14:textId="77777777" w:rsidR="008F73E9" w:rsidRPr="000B6750" w:rsidRDefault="00130597">
      <w:pPr>
        <w:tabs>
          <w:tab w:val="left" w:pos="492"/>
          <w:tab w:val="left" w:pos="2760"/>
        </w:tabs>
        <w:rPr>
          <w:lang w:val="en-US"/>
        </w:rPr>
      </w:pPr>
      <w:r>
        <w:rPr>
          <w:b/>
          <w:sz w:val="20"/>
          <w:lang w:val="en-GB"/>
        </w:rPr>
        <w:t>3.2 Linear Regressions</w:t>
      </w:r>
    </w:p>
    <w:p w14:paraId="410E05C7" w14:textId="49EF7E3B" w:rsidR="008F73E9" w:rsidRPr="000B6750" w:rsidRDefault="00130597" w:rsidP="00827F40">
      <w:pPr>
        <w:rPr>
          <w:lang w:val="en-US"/>
        </w:rPr>
      </w:pPr>
      <w:r>
        <w:rPr>
          <w:lang w:val="en-GB"/>
        </w:rPr>
        <w:t xml:space="preserve">Figure 3 shows the result of </w:t>
      </w:r>
      <w:ins w:id="353" w:author="Schenk, Denis Elia (ARTORG)" w:date="2021-05-25T10:52:00Z">
        <w:r w:rsidR="000E2838">
          <w:rPr>
            <w:lang w:val="en-GB"/>
          </w:rPr>
          <w:t xml:space="preserve">the (linear?) </w:t>
        </w:r>
      </w:ins>
      <w:r>
        <w:rPr>
          <w:lang w:val="en-GB"/>
        </w:rPr>
        <w:t xml:space="preserve">regression </w:t>
      </w:r>
      <w:ins w:id="354" w:author="Schenk, Denis Elia (ARTORG)" w:date="2021-05-25T10:52:00Z">
        <w:r w:rsidR="000E2838">
          <w:rPr>
            <w:lang w:val="en-GB"/>
          </w:rPr>
          <w:t xml:space="preserve">analysis </w:t>
        </w:r>
      </w:ins>
      <w:del w:id="355" w:author="Schenk, Denis Elia (ARTORG)" w:date="2021-05-25T10:53:00Z">
        <w:r w:rsidDel="000E2838">
          <w:rPr>
            <w:lang w:val="en-GB"/>
          </w:rPr>
          <w:delText xml:space="preserve">for </w:delText>
        </w:r>
      </w:del>
      <w:ins w:id="356" w:author="Schenk, Denis Elia (ARTORG)" w:date="2021-05-25T10:53:00Z">
        <w:r w:rsidR="000E2838">
          <w:rPr>
            <w:lang w:val="en-GB"/>
          </w:rPr>
          <w:t xml:space="preserve">of </w:t>
        </w:r>
      </w:ins>
      <w:del w:id="357" w:author="Schenk, Denis Elia (ARTORG)" w:date="2021-05-25T10:53:00Z">
        <w:r w:rsidDel="000E2838">
          <w:rPr>
            <w:lang w:val="en-GB"/>
          </w:rPr>
          <w:delText>complete data set</w:delText>
        </w:r>
      </w:del>
      <w:del w:id="358" w:author="Schenk, Denis Elia (ARTORG)" w:date="2021-05-25T10:52:00Z">
        <w:r w:rsidDel="000E2838">
          <w:rPr>
            <w:lang w:val="en-GB"/>
          </w:rPr>
          <w:delText>s</w:delText>
        </w:r>
      </w:del>
      <w:del w:id="359" w:author="Schenk, Denis Elia (ARTORG)" w:date="2021-05-25T10:53:00Z">
        <w:r w:rsidDel="000E2838">
          <w:rPr>
            <w:lang w:val="en-GB"/>
          </w:rPr>
          <w:delText xml:space="preserve"> of </w:delText>
        </w:r>
      </w:del>
      <w:r>
        <w:rPr>
          <w:lang w:val="en-GB"/>
        </w:rPr>
        <w:t xml:space="preserve">each </w:t>
      </w:r>
      <w:ins w:id="360" w:author="Schenk, Denis Elia (ARTORG)" w:date="2021-05-25T10:53:00Z">
        <w:r w:rsidR="000E2838">
          <w:rPr>
            <w:lang w:val="en-GB"/>
          </w:rPr>
          <w:t xml:space="preserve">individual </w:t>
        </w:r>
      </w:ins>
      <w:r>
        <w:rPr>
          <w:lang w:val="en-GB"/>
        </w:rPr>
        <w:t>group</w:t>
      </w:r>
      <w:del w:id="361" w:author="Schenk, Denis Elia (ARTORG)" w:date="2021-05-25T10:53:00Z">
        <w:r w:rsidDel="000E2838">
          <w:rPr>
            <w:lang w:val="en-GB"/>
          </w:rPr>
          <w:delText xml:space="preserve"> separately. The x axis represen</w:delText>
        </w:r>
      </w:del>
      <w:ins w:id="362" w:author="Schenk, Denis Elia (ARTORG)" w:date="2021-05-25T10:53:00Z">
        <w:r w:rsidR="000E2838">
          <w:rPr>
            <w:lang w:val="en-GB"/>
          </w:rPr>
          <w:t>, between</w:t>
        </w:r>
      </w:ins>
      <w:del w:id="363" w:author="Schenk, Denis Elia (ARTORG)" w:date="2021-05-25T10:53:00Z">
        <w:r w:rsidDel="000E2838">
          <w:rPr>
            <w:lang w:val="en-GB"/>
          </w:rPr>
          <w:delText>t</w:delText>
        </w:r>
      </w:del>
      <w:r>
        <w:rPr>
          <w:lang w:val="en-GB"/>
        </w:rPr>
        <w:t xml:space="preserve"> the values of observed tensors </w:t>
      </w:r>
      <w:commentRangeStart w:id="364"/>
      <w:r>
        <w:rPr>
          <w:lang w:val="en-GB"/>
        </w:rPr>
        <w:t>from mechanical simulations</w:t>
      </w:r>
      <w:del w:id="365" w:author="Schenk, Denis Elia (ARTORG)" w:date="2021-05-25T10:54:00Z">
        <w:r w:rsidDel="000E2838">
          <w:rPr>
            <w:lang w:val="en-GB"/>
          </w:rPr>
          <w:delText>. The y axis is</w:delText>
        </w:r>
      </w:del>
      <w:ins w:id="366" w:author="Schenk, Denis Elia (ARTORG)" w:date="2021-05-25T10:54:00Z">
        <w:r w:rsidR="000E2838">
          <w:rPr>
            <w:lang w:val="en-GB"/>
          </w:rPr>
          <w:t xml:space="preserve"> </w:t>
        </w:r>
      </w:ins>
      <w:commentRangeEnd w:id="364"/>
      <w:ins w:id="367" w:author="Schenk, Denis Elia (ARTORG)" w:date="2021-05-25T10:57:00Z">
        <w:r w:rsidR="000E2838">
          <w:rPr>
            <w:rStyle w:val="Kommentarzeichen"/>
          </w:rPr>
          <w:commentReference w:id="364"/>
        </w:r>
      </w:ins>
      <w:ins w:id="368" w:author="Schenk, Denis Elia (ARTORG)" w:date="2021-05-25T10:54:00Z">
        <w:r w:rsidR="000E2838">
          <w:rPr>
            <w:lang w:val="en-GB"/>
          </w:rPr>
          <w:t xml:space="preserve">and </w:t>
        </w:r>
      </w:ins>
      <w:r>
        <w:rPr>
          <w:lang w:val="en-GB"/>
        </w:rPr>
        <w:t xml:space="preserve"> the predicted </w:t>
      </w:r>
      <w:r>
        <w:rPr>
          <w:lang w:val="en-GB"/>
        </w:rPr>
        <w:lastRenderedPageBreak/>
        <w:t>values using the Zysset-</w:t>
      </w:r>
      <w:proofErr w:type="spellStart"/>
      <w:r>
        <w:rPr>
          <w:lang w:val="en-GB"/>
        </w:rPr>
        <w:t>Curnier</w:t>
      </w:r>
      <w:proofErr w:type="spellEnd"/>
      <w:r>
        <w:rPr>
          <w:lang w:val="en-GB"/>
        </w:rPr>
        <w:t xml:space="preserve"> model</w:t>
      </w:r>
      <w:ins w:id="369" w:author="Schenk, Denis Elia (ARTORG)" w:date="2021-05-25T10:54:00Z">
        <w:r w:rsidR="000E2838">
          <w:rPr>
            <w:lang w:val="en-GB"/>
          </w:rPr>
          <w:t>[reference?]</w:t>
        </w:r>
      </w:ins>
      <w:r>
        <w:rPr>
          <w:lang w:val="en-GB"/>
        </w:rPr>
        <w:t xml:space="preserve"> and the parameters obtained after performing the regression with linear mixed-effect model. The fitted line is represented by the dashed line</w:t>
      </w:r>
      <w:commentRangeStart w:id="370"/>
      <w:r>
        <w:rPr>
          <w:lang w:val="en-GB"/>
        </w:rPr>
        <w:t xml:space="preserve">. </w:t>
      </w:r>
      <w:proofErr w:type="spellStart"/>
      <w:r>
        <w:rPr>
          <w:rFonts w:ascii="Latin Modern Math" w:hAnsi="Latin Modern Math" w:cs="Latin Modern Math"/>
          <w:i/>
          <w:lang w:val="en-GB"/>
        </w:rPr>
        <w:t>λ</w:t>
      </w:r>
      <w:r>
        <w:rPr>
          <w:rFonts w:ascii="Latin Modern Math" w:hAnsi="Latin Modern Math" w:cs="Latin Modern Math"/>
          <w:i/>
          <w:vertAlign w:val="subscript"/>
          <w:lang w:val="en-GB"/>
        </w:rPr>
        <w:t>ii</w:t>
      </w:r>
      <w:proofErr w:type="spellEnd"/>
      <w:r>
        <w:rPr>
          <w:lang w:val="en-GB"/>
        </w:rPr>
        <w:t xml:space="preserve"> stands for the diagonal terms of normal components of </w:t>
      </w:r>
      <w:r>
        <w:rPr>
          <w:rFonts w:ascii="Cambria Math" w:hAnsi="Cambria Math" w:cs="Cambria Math"/>
          <w:lang w:val="en-GB"/>
        </w:rPr>
        <w:t>𝕊</w:t>
      </w:r>
      <w:r>
        <w:rPr>
          <w:lang w:val="en-GB"/>
        </w:rPr>
        <w:t xml:space="preserve"> in Mandel notation [MANDEL 1965], </w:t>
      </w:r>
      <w:proofErr w:type="spellStart"/>
      <w:r>
        <w:rPr>
          <w:rFonts w:ascii="Latin Modern Math" w:hAnsi="Latin Modern Math" w:cs="Latin Modern Math"/>
          <w:i/>
          <w:lang w:val="fr-CH"/>
        </w:rPr>
        <w:t>λ</w:t>
      </w:r>
      <w:r>
        <w:rPr>
          <w:rFonts w:ascii="Latin Modern Math" w:hAnsi="Latin Modern Math" w:cs="Latin Modern Math"/>
          <w:i/>
          <w:vertAlign w:val="subscript"/>
          <w:lang w:val="fr-CH"/>
        </w:rPr>
        <w:t>ij</w:t>
      </w:r>
      <w:proofErr w:type="spellEnd"/>
      <w:r>
        <w:rPr>
          <w:lang w:val="en-GB"/>
        </w:rPr>
        <w:t xml:space="preserve"> </w:t>
      </w:r>
      <w:del w:id="371" w:author="Schenk, Denis Elia (ARTORG)" w:date="2021-05-25T10:55:00Z">
        <w:r w:rsidDel="000E2838">
          <w:rPr>
            <w:lang w:val="en-GB"/>
          </w:rPr>
          <w:delText xml:space="preserve">and </w:delText>
        </w:r>
      </w:del>
      <w:del w:id="372" w:author="Schenk, Denis Elia (ARTORG)" w:date="2021-05-25T10:54:00Z">
        <w:r w:rsidDel="000E2838">
          <w:rPr>
            <w:lang w:val="en-GB"/>
          </w:rPr>
          <w:delText xml:space="preserve"> </w:delText>
        </w:r>
      </w:del>
      <w:r>
        <w:rPr>
          <w:lang w:val="en-GB"/>
        </w:rPr>
        <w:t xml:space="preserve">for the off-diagonal terms of normal components, and </w:t>
      </w:r>
      <w:proofErr w:type="spellStart"/>
      <w:r>
        <w:rPr>
          <w:rFonts w:ascii="Latin Modern Math" w:hAnsi="Latin Modern Math" w:cs="Latin Modern Math"/>
          <w:i/>
          <w:lang w:val="fr-CH"/>
        </w:rPr>
        <w:t>μ</w:t>
      </w:r>
      <w:r>
        <w:rPr>
          <w:rFonts w:ascii="Latin Modern Math" w:hAnsi="Latin Modern Math" w:cs="Latin Modern Math"/>
          <w:i/>
          <w:vertAlign w:val="subscript"/>
          <w:lang w:val="fr-CH"/>
        </w:rPr>
        <w:t>ij</w:t>
      </w:r>
      <w:proofErr w:type="spellEnd"/>
      <w:r>
        <w:rPr>
          <w:lang w:val="en-GB"/>
        </w:rPr>
        <w:t xml:space="preserve"> for the shear components. </w:t>
      </w:r>
      <w:commentRangeEnd w:id="370"/>
      <w:r w:rsidR="000E2838">
        <w:rPr>
          <w:rStyle w:val="Kommentarzeichen"/>
        </w:rPr>
        <w:commentReference w:id="370"/>
      </w:r>
      <w:r>
        <w:rPr>
          <w:lang w:val="en-GB"/>
        </w:rPr>
        <w:t>For the healthy group</w:t>
      </w:r>
      <w:ins w:id="373" w:author="Schenk, Denis Elia (ARTORG)" w:date="2021-05-25T10:55:00Z">
        <w:r w:rsidR="000E2838">
          <w:rPr>
            <w:lang w:val="en-GB"/>
          </w:rPr>
          <w:t xml:space="preserve"> (</w:t>
        </w:r>
      </w:ins>
      <w:del w:id="374" w:author="Schenk, Denis Elia (ARTORG)" w:date="2021-05-25T10:55:00Z">
        <w:r w:rsidDel="000E2838">
          <w:rPr>
            <w:lang w:val="en-GB"/>
          </w:rPr>
          <w:delText xml:space="preserve">, see </w:delText>
        </w:r>
      </w:del>
      <w:r>
        <w:rPr>
          <w:lang w:val="en-GB"/>
        </w:rPr>
        <w:t>Figure 3a</w:t>
      </w:r>
      <w:ins w:id="375" w:author="Schenk, Denis Elia (ARTORG)" w:date="2021-05-25T10:55:00Z">
        <w:r w:rsidR="000E2838">
          <w:rPr>
            <w:lang w:val="en-GB"/>
          </w:rPr>
          <w:t>)</w:t>
        </w:r>
      </w:ins>
      <w:del w:id="376" w:author="Schenk, Denis Elia (ARTORG)" w:date="2021-05-25T10:55:00Z">
        <w:r w:rsidDel="000E2838">
          <w:rPr>
            <w:lang w:val="en-GB"/>
          </w:rPr>
          <w:delText>,</w:delText>
        </w:r>
      </w:del>
      <w:r>
        <w:rPr>
          <w:lang w:val="en-GB"/>
        </w:rPr>
        <w:t xml:space="preserve"> the fit is performed on 720 ROIs leading to 8640 </w:t>
      </w:r>
      <w:ins w:id="377" w:author="Schenk, Denis Elia (ARTORG)" w:date="2021-05-25T10:57:00Z">
        <w:r w:rsidR="000E2838">
          <w:rPr>
            <w:lang w:val="en-GB"/>
          </w:rPr>
          <w:t xml:space="preserve">data </w:t>
        </w:r>
      </w:ins>
      <w:r>
        <w:rPr>
          <w:lang w:val="en-GB"/>
        </w:rPr>
        <w:t xml:space="preserve">points. The </w:t>
      </w:r>
      <w:r>
        <w:rPr>
          <w:i/>
          <w:lang w:val="en-GB"/>
        </w:rPr>
        <w:t>R</w:t>
      </w:r>
      <w:r>
        <w:rPr>
          <w:vertAlign w:val="superscript"/>
          <w:lang w:val="en-GB"/>
        </w:rPr>
        <w:t>2</w:t>
      </w:r>
      <w:r>
        <w:rPr>
          <w:vertAlign w:val="subscript"/>
          <w:lang w:val="en-GB"/>
        </w:rPr>
        <w:t>adj</w:t>
      </w:r>
      <w:r>
        <w:rPr>
          <w:lang w:val="en-GB"/>
        </w:rPr>
        <w:t xml:space="preserve"> is slightly above 0.95 and the </w:t>
      </w:r>
      <w:r>
        <w:rPr>
          <w:i/>
          <w:lang w:val="en-GB"/>
        </w:rPr>
        <w:t>NE</w:t>
      </w:r>
      <w:r>
        <w:rPr>
          <w:lang w:val="en-GB"/>
        </w:rPr>
        <w:t xml:space="preserve"> is of 18% </w:t>
      </w:r>
      <w:r>
        <w:rPr>
          <w:rFonts w:ascii="Latin Modern Math" w:hAnsi="Latin Modern Math" w:cs="Latin Modern Math"/>
          <w:lang w:val="en-GB"/>
        </w:rPr>
        <w:t>±</w:t>
      </w:r>
      <w:r>
        <w:rPr>
          <w:lang w:val="en-GB"/>
        </w:rPr>
        <w:t xml:space="preserve"> 10%. The regression of the OI group</w:t>
      </w:r>
      <w:ins w:id="378" w:author="Schenk, Denis Elia (ARTORG)" w:date="2021-05-25T10:55:00Z">
        <w:r w:rsidR="000E2838">
          <w:rPr>
            <w:lang w:val="en-GB"/>
          </w:rPr>
          <w:t xml:space="preserve"> (Figure XY)</w:t>
        </w:r>
      </w:ins>
      <w:r>
        <w:rPr>
          <w:lang w:val="en-GB"/>
        </w:rPr>
        <w:t xml:space="preserve"> could only be performed on 294 ROIs</w:t>
      </w:r>
      <w:ins w:id="379" w:author="Schenk, Denis Elia (ARTORG)" w:date="2021-05-25T10:56:00Z">
        <w:r w:rsidR="000E2838">
          <w:rPr>
            <w:lang w:val="en-GB"/>
          </w:rPr>
          <w:t>,</w:t>
        </w:r>
      </w:ins>
      <w:r>
        <w:rPr>
          <w:lang w:val="en-GB"/>
        </w:rPr>
        <w:t xml:space="preserve"> as it was not possible to find suitable ROIs for one patient. </w:t>
      </w:r>
      <w:del w:id="380" w:author="Schenk, Denis Elia (ARTORG)" w:date="2021-05-25T10:56:00Z">
        <w:r w:rsidDel="000E2838">
          <w:rPr>
            <w:lang w:val="en-GB"/>
          </w:rPr>
          <w:delText>Nevertheless, it</w:delText>
        </w:r>
      </w:del>
      <w:ins w:id="381" w:author="Schenk, Denis Elia (ARTORG)" w:date="2021-05-25T10:56:00Z">
        <w:r w:rsidR="000E2838">
          <w:rPr>
            <w:lang w:val="en-GB"/>
          </w:rPr>
          <w:t>This</w:t>
        </w:r>
      </w:ins>
      <w:r>
        <w:rPr>
          <w:lang w:val="en-GB"/>
        </w:rPr>
        <w:t xml:space="preserve"> leads to 3528 </w:t>
      </w:r>
      <w:ins w:id="382" w:author="Schenk, Denis Elia (ARTORG)" w:date="2021-05-25T10:56:00Z">
        <w:r w:rsidR="000E2838">
          <w:rPr>
            <w:lang w:val="en-GB"/>
          </w:rPr>
          <w:t xml:space="preserve">data </w:t>
        </w:r>
      </w:ins>
      <w:r>
        <w:rPr>
          <w:lang w:val="en-GB"/>
        </w:rPr>
        <w:t>points, a</w:t>
      </w:r>
      <w:ins w:id="383" w:author="Schenk, Denis Elia (ARTORG)" w:date="2021-05-25T10:56:00Z">
        <w:r w:rsidR="000E2838">
          <w:rPr>
            <w:lang w:val="en-GB"/>
          </w:rPr>
          <w:t>n</w:t>
        </w:r>
      </w:ins>
      <w:r>
        <w:rPr>
          <w:lang w:val="en-GB"/>
        </w:rPr>
        <w:t xml:space="preserve"> </w:t>
      </w:r>
      <w:r>
        <w:rPr>
          <w:i/>
          <w:lang w:val="en-GB"/>
        </w:rPr>
        <w:t>R</w:t>
      </w:r>
      <w:r>
        <w:rPr>
          <w:vertAlign w:val="superscript"/>
          <w:lang w:val="en-GB"/>
        </w:rPr>
        <w:t>2</w:t>
      </w:r>
      <w:r>
        <w:rPr>
          <w:vertAlign w:val="subscript"/>
          <w:lang w:val="en-GB"/>
        </w:rPr>
        <w:t>adj</w:t>
      </w:r>
      <w:r>
        <w:rPr>
          <w:lang w:val="en-GB"/>
        </w:rPr>
        <w:t xml:space="preserve"> close to 0.85 and a </w:t>
      </w:r>
      <w:r>
        <w:rPr>
          <w:i/>
          <w:lang w:val="en-GB"/>
        </w:rPr>
        <w:t>NE</w:t>
      </w:r>
      <w:r>
        <w:rPr>
          <w:lang w:val="en-GB"/>
        </w:rPr>
        <w:t xml:space="preserve"> of 62% </w:t>
      </w:r>
      <w:r>
        <w:rPr>
          <w:rFonts w:ascii="Latin Modern Math" w:hAnsi="Latin Modern Math" w:cs="Latin Modern Math"/>
          <w:lang w:val="en-GB"/>
        </w:rPr>
        <w:t>±</w:t>
      </w:r>
      <w:r>
        <w:rPr>
          <w:lang w:val="en-GB"/>
        </w:rPr>
        <w:t xml:space="preserve"> 233%. It can be noticed that, as the values of observed tensor decreases, </w:t>
      </w:r>
      <w:ins w:id="384" w:author="Schenk, Denis Elia (ARTORG)" w:date="2021-05-25T10:56:00Z">
        <w:r w:rsidR="000E2838">
          <w:rPr>
            <w:lang w:val="en-GB"/>
          </w:rPr>
          <w:t xml:space="preserve">data </w:t>
        </w:r>
      </w:ins>
      <w:r>
        <w:rPr>
          <w:lang w:val="en-GB"/>
        </w:rPr>
        <w:t>points tend</w:t>
      </w:r>
      <w:del w:id="385" w:author="Schenk, Denis Elia (ARTORG)" w:date="2021-05-25T10:56:00Z">
        <w:r w:rsidDel="000E2838">
          <w:rPr>
            <w:lang w:val="en-GB"/>
          </w:rPr>
          <w:delText>s</w:delText>
        </w:r>
      </w:del>
      <w:r>
        <w:rPr>
          <w:lang w:val="en-GB"/>
        </w:rPr>
        <w:t xml:space="preserve"> to be further apart </w:t>
      </w:r>
      <w:del w:id="386" w:author="Schenk, Denis Elia (ARTORG)" w:date="2021-05-25T10:56:00Z">
        <w:r w:rsidDel="000E2838">
          <w:rPr>
            <w:lang w:val="en-GB"/>
          </w:rPr>
          <w:delText xml:space="preserve">of </w:delText>
        </w:r>
      </w:del>
      <w:ins w:id="387" w:author="Schenk, Denis Elia (ARTORG)" w:date="2021-05-25T10:56:00Z">
        <w:r w:rsidR="000E2838">
          <w:rPr>
            <w:lang w:val="en-GB"/>
          </w:rPr>
          <w:t xml:space="preserve">from </w:t>
        </w:r>
      </w:ins>
      <w:r>
        <w:rPr>
          <w:lang w:val="en-GB"/>
        </w:rPr>
        <w:t xml:space="preserve">the diagonal (dashed line). Moreover, the </w:t>
      </w:r>
      <w:ins w:id="388" w:author="Schenk, Denis Elia (ARTORG)" w:date="2021-05-25T10:57:00Z">
        <w:r w:rsidR="000E2838">
          <w:rPr>
            <w:lang w:val="en-GB"/>
          </w:rPr>
          <w:t xml:space="preserve">data </w:t>
        </w:r>
      </w:ins>
      <w:r>
        <w:rPr>
          <w:lang w:val="en-GB"/>
        </w:rPr>
        <w:t xml:space="preserve">points </w:t>
      </w:r>
      <w:del w:id="389" w:author="Schenk, Denis Elia (ARTORG)" w:date="2021-05-25T10:57:00Z">
        <w:r w:rsidDel="000E2838">
          <w:rPr>
            <w:lang w:val="en-GB"/>
          </w:rPr>
          <w:delText xml:space="preserve">coming </w:delText>
        </w:r>
      </w:del>
      <w:r>
        <w:rPr>
          <w:lang w:val="en-GB"/>
        </w:rPr>
        <w:t xml:space="preserve">from the </w:t>
      </w:r>
      <w:commentRangeStart w:id="390"/>
      <w:r>
        <w:rPr>
          <w:lang w:val="en-GB"/>
        </w:rPr>
        <w:t xml:space="preserve">tensors </w:t>
      </w:r>
      <w:commentRangeEnd w:id="390"/>
      <w:r w:rsidR="000E2838">
        <w:rPr>
          <w:rStyle w:val="Kommentarzeichen"/>
        </w:rPr>
        <w:commentReference w:id="390"/>
      </w:r>
      <w:r>
        <w:rPr>
          <w:lang w:val="en-GB"/>
        </w:rPr>
        <w:t xml:space="preserve">with lowest values are </w:t>
      </w:r>
      <w:del w:id="391" w:author="Schenk, Denis Elia (ARTORG)" w:date="2021-05-25T10:57:00Z">
        <w:r w:rsidDel="000E2838">
          <w:rPr>
            <w:lang w:val="en-GB"/>
          </w:rPr>
          <w:delText xml:space="preserve">only </w:delText>
        </w:r>
      </w:del>
      <w:ins w:id="392" w:author="Schenk, Denis Elia (ARTORG)" w:date="2021-05-25T10:57:00Z">
        <w:r w:rsidR="000E2838">
          <w:rPr>
            <w:lang w:val="en-GB"/>
          </w:rPr>
          <w:t xml:space="preserve">exclusively </w:t>
        </w:r>
      </w:ins>
      <w:r>
        <w:rPr>
          <w:lang w:val="en-GB"/>
        </w:rPr>
        <w:t xml:space="preserve">above the diagonal. </w:t>
      </w:r>
      <w:del w:id="393" w:author="Schenk, Denis Elia (ARTORG)" w:date="2021-05-25T10:58:00Z">
        <w:r w:rsidDel="000E2838">
          <w:rPr>
            <w:lang w:val="en-GB"/>
          </w:rPr>
          <w:delText xml:space="preserve">One last </w:delText>
        </w:r>
      </w:del>
    </w:p>
    <w:p w14:paraId="520080F4" w14:textId="77777777" w:rsidR="008F73E9" w:rsidRPr="000B6750" w:rsidRDefault="008F73E9">
      <w:pPr>
        <w:tabs>
          <w:tab w:val="left" w:pos="492"/>
          <w:tab w:val="left" w:pos="2760"/>
        </w:tabs>
        <w:jc w:val="both"/>
        <w:rPr>
          <w:lang w:val="en-US"/>
        </w:rPr>
      </w:pPr>
    </w:p>
    <w:p w14:paraId="785FEC6D" w14:textId="77777777" w:rsidR="008F73E9" w:rsidRPr="000B6750" w:rsidRDefault="008F73E9">
      <w:pPr>
        <w:tabs>
          <w:tab w:val="left" w:pos="492"/>
          <w:tab w:val="left" w:pos="2760"/>
        </w:tabs>
        <w:jc w:val="both"/>
        <w:rPr>
          <w:lang w:val="en-US"/>
        </w:rPr>
      </w:pPr>
    </w:p>
    <w:p w14:paraId="12FDFEFF" w14:textId="77777777" w:rsidR="008F73E9" w:rsidRPr="000B6750" w:rsidRDefault="00130597">
      <w:pPr>
        <w:tabs>
          <w:tab w:val="left" w:pos="492"/>
          <w:tab w:val="left" w:pos="2760"/>
        </w:tabs>
        <w:jc w:val="both"/>
        <w:rPr>
          <w:lang w:val="en-US"/>
        </w:rPr>
      </w:pPr>
      <w:r>
        <w:rPr>
          <w:b/>
          <w:sz w:val="16"/>
          <w:lang w:val="en-GB"/>
        </w:rPr>
        <w:t>Table 1</w:t>
      </w:r>
      <w:r>
        <w:rPr>
          <w:sz w:val="16"/>
          <w:lang w:val="en-GB"/>
        </w:rPr>
        <w:t>: Summary of the data set used for different methods</w:t>
      </w:r>
    </w:p>
    <w:tbl>
      <w:tblPr>
        <w:tblW w:w="0" w:type="auto"/>
        <w:tblInd w:w="10" w:type="dxa"/>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1237"/>
        <w:gridCol w:w="1794"/>
        <w:gridCol w:w="1938"/>
        <w:gridCol w:w="1728"/>
        <w:gridCol w:w="1862"/>
      </w:tblGrid>
      <w:tr w:rsidR="008F73E9" w14:paraId="51885863" w14:textId="77777777">
        <w:tc>
          <w:tcPr>
            <w:tcW w:w="1237" w:type="dxa"/>
            <w:tcBorders>
              <w:top w:val="dashed" w:sz="4" w:space="0" w:color="000000"/>
              <w:left w:val="dashed" w:sz="0" w:space="0" w:color="auto"/>
              <w:bottom w:val="dashed" w:sz="4" w:space="0" w:color="000000"/>
              <w:right w:val="dashed" w:sz="0" w:space="0" w:color="auto"/>
            </w:tcBorders>
          </w:tcPr>
          <w:p w14:paraId="352C379B" w14:textId="77777777" w:rsidR="008F73E9" w:rsidRDefault="00130597">
            <w:r>
              <w:rPr>
                <w:sz w:val="16"/>
                <w:lang w:val="fr-CH"/>
              </w:rPr>
              <w:t>Data sets</w:t>
            </w:r>
          </w:p>
        </w:tc>
        <w:tc>
          <w:tcPr>
            <w:tcW w:w="1794" w:type="dxa"/>
            <w:tcBorders>
              <w:top w:val="dashed" w:sz="4" w:space="0" w:color="000000"/>
              <w:left w:val="dashed" w:sz="0" w:space="0" w:color="auto"/>
              <w:bottom w:val="dashed" w:sz="4" w:space="0" w:color="000000"/>
              <w:right w:val="dashed" w:sz="0" w:space="0" w:color="auto"/>
            </w:tcBorders>
          </w:tcPr>
          <w:p w14:paraId="7C5E0D45" w14:textId="77777777" w:rsidR="008F73E9" w:rsidRDefault="00130597">
            <w:pPr>
              <w:jc w:val="center"/>
            </w:pPr>
            <w:r>
              <w:rPr>
                <w:sz w:val="16"/>
                <w:lang w:val="fr-CH"/>
              </w:rPr>
              <w:t>Original</w:t>
            </w:r>
          </w:p>
        </w:tc>
        <w:tc>
          <w:tcPr>
            <w:tcW w:w="1938" w:type="dxa"/>
            <w:tcBorders>
              <w:top w:val="dashed" w:sz="4" w:space="0" w:color="000000"/>
              <w:left w:val="dashed" w:sz="0" w:space="0" w:color="auto"/>
              <w:bottom w:val="dashed" w:sz="4" w:space="0" w:color="000000"/>
              <w:right w:val="dashed" w:sz="0" w:space="0" w:color="auto"/>
            </w:tcBorders>
          </w:tcPr>
          <w:p w14:paraId="3F3019B6" w14:textId="77777777" w:rsidR="008F73E9" w:rsidRDefault="00130597">
            <w:pPr>
              <w:jc w:val="center"/>
            </w:pPr>
            <w:r>
              <w:rPr>
                <w:sz w:val="16"/>
                <w:lang w:val="fr-CH"/>
              </w:rPr>
              <w:t xml:space="preserve">Age &amp; </w:t>
            </w:r>
            <w:proofErr w:type="spellStart"/>
            <w:r>
              <w:rPr>
                <w:sz w:val="16"/>
                <w:lang w:val="fr-CH"/>
              </w:rPr>
              <w:t>gender</w:t>
            </w:r>
            <w:proofErr w:type="spellEnd"/>
            <w:r>
              <w:rPr>
                <w:sz w:val="16"/>
                <w:lang w:val="fr-CH"/>
              </w:rPr>
              <w:t xml:space="preserve"> </w:t>
            </w:r>
            <w:proofErr w:type="spellStart"/>
            <w:r>
              <w:rPr>
                <w:sz w:val="16"/>
                <w:lang w:val="fr-CH"/>
              </w:rPr>
              <w:t>matched</w:t>
            </w:r>
            <w:proofErr w:type="spellEnd"/>
          </w:p>
        </w:tc>
        <w:tc>
          <w:tcPr>
            <w:tcW w:w="1728" w:type="dxa"/>
            <w:tcBorders>
              <w:top w:val="dashed" w:sz="4" w:space="0" w:color="000000"/>
              <w:left w:val="dashed" w:sz="0" w:space="0" w:color="auto"/>
              <w:bottom w:val="dashed" w:sz="4" w:space="0" w:color="000000"/>
              <w:right w:val="dashed" w:sz="0" w:space="0" w:color="auto"/>
            </w:tcBorders>
          </w:tcPr>
          <w:p w14:paraId="33572885" w14:textId="77777777" w:rsidR="008F73E9" w:rsidRDefault="00130597">
            <w:pPr>
              <w:jc w:val="center"/>
            </w:pPr>
            <w:r>
              <w:rPr>
                <w:sz w:val="16"/>
                <w:lang w:val="fr-CH"/>
              </w:rPr>
              <w:t xml:space="preserve">CV </w:t>
            </w:r>
            <w:proofErr w:type="spellStart"/>
            <w:r>
              <w:rPr>
                <w:sz w:val="16"/>
                <w:lang w:val="fr-CH"/>
              </w:rPr>
              <w:t>filtered</w:t>
            </w:r>
            <w:proofErr w:type="spellEnd"/>
          </w:p>
        </w:tc>
        <w:tc>
          <w:tcPr>
            <w:tcW w:w="1862" w:type="dxa"/>
            <w:tcBorders>
              <w:top w:val="dashed" w:sz="4" w:space="0" w:color="000000"/>
              <w:left w:val="dashed" w:sz="0" w:space="0" w:color="auto"/>
              <w:bottom w:val="dashed" w:sz="4" w:space="0" w:color="000000"/>
              <w:right w:val="dashed" w:sz="0" w:space="0" w:color="auto"/>
            </w:tcBorders>
          </w:tcPr>
          <w:p w14:paraId="31BA4225" w14:textId="77777777" w:rsidR="008F73E9" w:rsidRDefault="00130597">
            <w:pPr>
              <w:jc w:val="center"/>
            </w:pPr>
            <w:r>
              <w:rPr>
                <w:sz w:val="16"/>
                <w:lang w:val="fr-CH"/>
              </w:rPr>
              <w:t xml:space="preserve">BV/TV &amp; DA </w:t>
            </w:r>
            <w:proofErr w:type="spellStart"/>
            <w:r>
              <w:rPr>
                <w:sz w:val="16"/>
                <w:lang w:val="fr-CH"/>
              </w:rPr>
              <w:t>matched</w:t>
            </w:r>
            <w:proofErr w:type="spellEnd"/>
          </w:p>
        </w:tc>
      </w:tr>
    </w:tbl>
    <w:p w14:paraId="76B3AAB9" w14:textId="77777777" w:rsidR="008F73E9" w:rsidRDefault="008F73E9"/>
    <w:tbl>
      <w:tblPr>
        <w:tblW w:w="0" w:type="auto"/>
        <w:tblInd w:w="10" w:type="dxa"/>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1237"/>
        <w:gridCol w:w="802"/>
        <w:gridCol w:w="876"/>
        <w:gridCol w:w="879"/>
        <w:gridCol w:w="945"/>
        <w:gridCol w:w="876"/>
        <w:gridCol w:w="734"/>
        <w:gridCol w:w="945"/>
        <w:gridCol w:w="804"/>
      </w:tblGrid>
      <w:tr w:rsidR="008F73E9" w14:paraId="592237A4" w14:textId="77777777">
        <w:tc>
          <w:tcPr>
            <w:tcW w:w="1237" w:type="dxa"/>
            <w:tcBorders>
              <w:top w:val="dashed" w:sz="4" w:space="0" w:color="auto"/>
              <w:left w:val="dashed" w:sz="0" w:space="0" w:color="auto"/>
              <w:bottom w:val="dashed" w:sz="0" w:space="0" w:color="auto"/>
              <w:right w:val="dashed" w:sz="0" w:space="0" w:color="auto"/>
            </w:tcBorders>
          </w:tcPr>
          <w:p w14:paraId="65A97676" w14:textId="77777777" w:rsidR="008F73E9" w:rsidRDefault="00130597">
            <w:r>
              <w:rPr>
                <w:sz w:val="16"/>
                <w:lang w:val="fr-CH"/>
              </w:rPr>
              <w:t>Group</w:t>
            </w:r>
          </w:p>
        </w:tc>
        <w:tc>
          <w:tcPr>
            <w:tcW w:w="802" w:type="dxa"/>
            <w:tcBorders>
              <w:top w:val="dashed" w:sz="0" w:space="0" w:color="auto"/>
              <w:left w:val="dashed" w:sz="0" w:space="0" w:color="auto"/>
              <w:bottom w:val="dashed" w:sz="0" w:space="0" w:color="auto"/>
              <w:right w:val="dashed" w:sz="0" w:space="0" w:color="auto"/>
            </w:tcBorders>
          </w:tcPr>
          <w:p w14:paraId="3132856E" w14:textId="77777777" w:rsidR="008F73E9" w:rsidRDefault="00130597">
            <w:pPr>
              <w:jc w:val="center"/>
            </w:pPr>
            <w:proofErr w:type="spellStart"/>
            <w:r>
              <w:rPr>
                <w:sz w:val="16"/>
                <w:lang w:val="fr-CH"/>
              </w:rPr>
              <w:t>Healthy</w:t>
            </w:r>
            <w:proofErr w:type="spellEnd"/>
          </w:p>
        </w:tc>
        <w:tc>
          <w:tcPr>
            <w:tcW w:w="876" w:type="dxa"/>
            <w:tcBorders>
              <w:top w:val="dashed" w:sz="0" w:space="0" w:color="auto"/>
              <w:left w:val="dashed" w:sz="0" w:space="0" w:color="auto"/>
              <w:bottom w:val="dashed" w:sz="0" w:space="0" w:color="auto"/>
              <w:right w:val="dashed" w:sz="0" w:space="0" w:color="auto"/>
            </w:tcBorders>
          </w:tcPr>
          <w:p w14:paraId="7A358A66" w14:textId="77777777" w:rsidR="008F73E9" w:rsidRDefault="00130597">
            <w:pPr>
              <w:jc w:val="center"/>
            </w:pPr>
            <w:r>
              <w:rPr>
                <w:sz w:val="16"/>
                <w:lang w:val="fr-CH"/>
              </w:rPr>
              <w:t>OI</w:t>
            </w:r>
          </w:p>
        </w:tc>
        <w:tc>
          <w:tcPr>
            <w:tcW w:w="879" w:type="dxa"/>
            <w:tcBorders>
              <w:top w:val="dashed" w:sz="0" w:space="0" w:color="auto"/>
              <w:left w:val="dashed" w:sz="0" w:space="0" w:color="auto"/>
              <w:bottom w:val="dashed" w:sz="0" w:space="0" w:color="auto"/>
              <w:right w:val="dashed" w:sz="0" w:space="0" w:color="auto"/>
            </w:tcBorders>
          </w:tcPr>
          <w:p w14:paraId="730B6928" w14:textId="77777777" w:rsidR="008F73E9" w:rsidRDefault="00130597">
            <w:pPr>
              <w:jc w:val="center"/>
            </w:pPr>
            <w:proofErr w:type="spellStart"/>
            <w:r>
              <w:rPr>
                <w:sz w:val="16"/>
                <w:lang w:val="fr-CH"/>
              </w:rPr>
              <w:t>Healthy</w:t>
            </w:r>
            <w:proofErr w:type="spellEnd"/>
          </w:p>
        </w:tc>
        <w:tc>
          <w:tcPr>
            <w:tcW w:w="945" w:type="dxa"/>
            <w:tcBorders>
              <w:top w:val="dashed" w:sz="0" w:space="0" w:color="auto"/>
              <w:left w:val="dashed" w:sz="0" w:space="0" w:color="auto"/>
              <w:bottom w:val="dashed" w:sz="0" w:space="0" w:color="auto"/>
              <w:right w:val="dashed" w:sz="0" w:space="0" w:color="auto"/>
            </w:tcBorders>
          </w:tcPr>
          <w:p w14:paraId="17CE1859" w14:textId="77777777" w:rsidR="008F73E9" w:rsidRDefault="00130597">
            <w:pPr>
              <w:jc w:val="center"/>
            </w:pPr>
            <w:r>
              <w:rPr>
                <w:sz w:val="16"/>
                <w:lang w:val="fr-CH"/>
              </w:rPr>
              <w:t>OI</w:t>
            </w:r>
          </w:p>
        </w:tc>
        <w:tc>
          <w:tcPr>
            <w:tcW w:w="876" w:type="dxa"/>
            <w:tcBorders>
              <w:top w:val="dashed" w:sz="0" w:space="0" w:color="auto"/>
              <w:left w:val="dashed" w:sz="0" w:space="0" w:color="auto"/>
              <w:bottom w:val="dashed" w:sz="0" w:space="0" w:color="auto"/>
              <w:right w:val="dashed" w:sz="0" w:space="0" w:color="auto"/>
            </w:tcBorders>
          </w:tcPr>
          <w:p w14:paraId="5888C8B3" w14:textId="77777777" w:rsidR="008F73E9" w:rsidRDefault="00130597">
            <w:pPr>
              <w:jc w:val="center"/>
            </w:pPr>
            <w:proofErr w:type="spellStart"/>
            <w:r>
              <w:rPr>
                <w:sz w:val="16"/>
                <w:lang w:val="fr-CH"/>
              </w:rPr>
              <w:t>Healthy</w:t>
            </w:r>
            <w:proofErr w:type="spellEnd"/>
          </w:p>
        </w:tc>
        <w:tc>
          <w:tcPr>
            <w:tcW w:w="734" w:type="dxa"/>
            <w:tcBorders>
              <w:top w:val="dashed" w:sz="0" w:space="0" w:color="auto"/>
              <w:left w:val="dashed" w:sz="0" w:space="0" w:color="auto"/>
              <w:bottom w:val="dashed" w:sz="0" w:space="0" w:color="auto"/>
              <w:right w:val="dashed" w:sz="0" w:space="0" w:color="auto"/>
            </w:tcBorders>
          </w:tcPr>
          <w:p w14:paraId="128867FA" w14:textId="77777777" w:rsidR="008F73E9" w:rsidRDefault="00130597">
            <w:pPr>
              <w:jc w:val="center"/>
            </w:pPr>
            <w:r>
              <w:rPr>
                <w:sz w:val="16"/>
                <w:lang w:val="fr-CH"/>
              </w:rPr>
              <w:t>OI</w:t>
            </w:r>
          </w:p>
        </w:tc>
        <w:tc>
          <w:tcPr>
            <w:tcW w:w="945" w:type="dxa"/>
            <w:tcBorders>
              <w:top w:val="dashed" w:sz="0" w:space="0" w:color="auto"/>
              <w:left w:val="dashed" w:sz="0" w:space="0" w:color="auto"/>
              <w:bottom w:val="dashed" w:sz="0" w:space="0" w:color="auto"/>
              <w:right w:val="dashed" w:sz="0" w:space="0" w:color="auto"/>
            </w:tcBorders>
          </w:tcPr>
          <w:p w14:paraId="16099958" w14:textId="77777777" w:rsidR="008F73E9" w:rsidRDefault="00130597">
            <w:pPr>
              <w:jc w:val="center"/>
            </w:pPr>
            <w:proofErr w:type="spellStart"/>
            <w:r>
              <w:rPr>
                <w:sz w:val="16"/>
                <w:lang w:val="fr-CH"/>
              </w:rPr>
              <w:t>Healthy</w:t>
            </w:r>
            <w:proofErr w:type="spellEnd"/>
          </w:p>
        </w:tc>
        <w:tc>
          <w:tcPr>
            <w:tcW w:w="804" w:type="dxa"/>
            <w:tcBorders>
              <w:top w:val="dashed" w:sz="0" w:space="0" w:color="auto"/>
              <w:left w:val="dashed" w:sz="0" w:space="0" w:color="auto"/>
              <w:bottom w:val="dashed" w:sz="0" w:space="0" w:color="auto"/>
              <w:right w:val="dashed" w:sz="0" w:space="0" w:color="auto"/>
            </w:tcBorders>
          </w:tcPr>
          <w:p w14:paraId="094C8F4D" w14:textId="77777777" w:rsidR="008F73E9" w:rsidRDefault="00130597">
            <w:pPr>
              <w:jc w:val="center"/>
            </w:pPr>
            <w:r>
              <w:rPr>
                <w:sz w:val="16"/>
                <w:lang w:val="fr-CH"/>
              </w:rPr>
              <w:t>OI</w:t>
            </w:r>
          </w:p>
        </w:tc>
      </w:tr>
      <w:tr w:rsidR="008F73E9" w14:paraId="0C2FBF10" w14:textId="77777777">
        <w:tc>
          <w:tcPr>
            <w:tcW w:w="1237" w:type="dxa"/>
            <w:tcBorders>
              <w:top w:val="dashed" w:sz="4" w:space="0" w:color="auto"/>
              <w:left w:val="dashed" w:sz="0" w:space="0" w:color="auto"/>
              <w:bottom w:val="dashed" w:sz="0" w:space="0" w:color="auto"/>
              <w:right w:val="dashed" w:sz="0" w:space="0" w:color="auto"/>
            </w:tcBorders>
          </w:tcPr>
          <w:p w14:paraId="10BD710A" w14:textId="77777777" w:rsidR="008F73E9" w:rsidRDefault="00130597">
            <w:proofErr w:type="spellStart"/>
            <w:r>
              <w:rPr>
                <w:sz w:val="16"/>
                <w:lang w:val="fr-CH"/>
              </w:rPr>
              <w:t>Individuals</w:t>
            </w:r>
            <w:proofErr w:type="spellEnd"/>
          </w:p>
        </w:tc>
        <w:tc>
          <w:tcPr>
            <w:tcW w:w="802" w:type="dxa"/>
            <w:tcBorders>
              <w:top w:val="dashed" w:sz="0" w:space="0" w:color="auto"/>
              <w:left w:val="dashed" w:sz="0" w:space="0" w:color="auto"/>
              <w:bottom w:val="dashed" w:sz="0" w:space="0" w:color="auto"/>
              <w:right w:val="dashed" w:sz="0" w:space="0" w:color="auto"/>
            </w:tcBorders>
          </w:tcPr>
          <w:p w14:paraId="4EA633AB" w14:textId="77777777" w:rsidR="008F73E9" w:rsidRDefault="00130597">
            <w:pPr>
              <w:jc w:val="center"/>
            </w:pPr>
            <w:r>
              <w:rPr>
                <w:sz w:val="16"/>
                <w:lang w:val="fr-CH"/>
              </w:rPr>
              <w:t>120</w:t>
            </w:r>
          </w:p>
        </w:tc>
        <w:tc>
          <w:tcPr>
            <w:tcW w:w="876" w:type="dxa"/>
            <w:tcBorders>
              <w:top w:val="dashed" w:sz="0" w:space="0" w:color="auto"/>
              <w:left w:val="dashed" w:sz="0" w:space="0" w:color="auto"/>
              <w:bottom w:val="dashed" w:sz="0" w:space="0" w:color="auto"/>
              <w:right w:val="dashed" w:sz="0" w:space="0" w:color="auto"/>
            </w:tcBorders>
          </w:tcPr>
          <w:p w14:paraId="59191950" w14:textId="77777777" w:rsidR="008F73E9" w:rsidRDefault="00130597">
            <w:pPr>
              <w:jc w:val="center"/>
            </w:pPr>
            <w:r>
              <w:rPr>
                <w:sz w:val="16"/>
                <w:lang w:val="fr-CH"/>
              </w:rPr>
              <w:t>50</w:t>
            </w:r>
          </w:p>
        </w:tc>
        <w:tc>
          <w:tcPr>
            <w:tcW w:w="879" w:type="dxa"/>
            <w:tcBorders>
              <w:top w:val="dashed" w:sz="0" w:space="0" w:color="auto"/>
              <w:left w:val="dashed" w:sz="0" w:space="0" w:color="auto"/>
              <w:bottom w:val="dashed" w:sz="0" w:space="0" w:color="auto"/>
              <w:right w:val="dashed" w:sz="0" w:space="0" w:color="auto"/>
            </w:tcBorders>
          </w:tcPr>
          <w:p w14:paraId="32ECE502" w14:textId="77777777" w:rsidR="008F73E9" w:rsidRDefault="00130597">
            <w:pPr>
              <w:jc w:val="center"/>
            </w:pPr>
            <w:r>
              <w:rPr>
                <w:sz w:val="16"/>
                <w:lang w:val="fr-CH"/>
              </w:rPr>
              <w:t>28</w:t>
            </w:r>
          </w:p>
        </w:tc>
        <w:tc>
          <w:tcPr>
            <w:tcW w:w="945" w:type="dxa"/>
            <w:tcBorders>
              <w:top w:val="dashed" w:sz="0" w:space="0" w:color="auto"/>
              <w:left w:val="dashed" w:sz="0" w:space="0" w:color="auto"/>
              <w:bottom w:val="dashed" w:sz="0" w:space="0" w:color="auto"/>
              <w:right w:val="dashed" w:sz="0" w:space="0" w:color="auto"/>
            </w:tcBorders>
          </w:tcPr>
          <w:p w14:paraId="451A5A7D" w14:textId="77777777" w:rsidR="008F73E9" w:rsidRDefault="00130597">
            <w:pPr>
              <w:jc w:val="center"/>
            </w:pPr>
            <w:r>
              <w:rPr>
                <w:sz w:val="16"/>
                <w:lang w:val="fr-CH"/>
              </w:rPr>
              <w:t>28</w:t>
            </w:r>
          </w:p>
        </w:tc>
        <w:tc>
          <w:tcPr>
            <w:tcW w:w="876" w:type="dxa"/>
            <w:tcBorders>
              <w:top w:val="dashed" w:sz="0" w:space="0" w:color="auto"/>
              <w:left w:val="dashed" w:sz="0" w:space="0" w:color="auto"/>
              <w:bottom w:val="dashed" w:sz="0" w:space="0" w:color="auto"/>
              <w:right w:val="dashed" w:sz="0" w:space="0" w:color="auto"/>
            </w:tcBorders>
          </w:tcPr>
          <w:p w14:paraId="1F0E424E" w14:textId="77777777" w:rsidR="008F73E9" w:rsidRDefault="00130597">
            <w:pPr>
              <w:jc w:val="center"/>
            </w:pPr>
            <w:r>
              <w:rPr>
                <w:sz w:val="16"/>
                <w:lang w:val="fr-CH"/>
              </w:rPr>
              <w:t>119</w:t>
            </w:r>
          </w:p>
        </w:tc>
        <w:tc>
          <w:tcPr>
            <w:tcW w:w="734" w:type="dxa"/>
            <w:tcBorders>
              <w:top w:val="dashed" w:sz="0" w:space="0" w:color="auto"/>
              <w:left w:val="dashed" w:sz="0" w:space="0" w:color="auto"/>
              <w:bottom w:val="dashed" w:sz="0" w:space="0" w:color="auto"/>
              <w:right w:val="dashed" w:sz="0" w:space="0" w:color="auto"/>
            </w:tcBorders>
          </w:tcPr>
          <w:p w14:paraId="01127C76" w14:textId="77777777" w:rsidR="008F73E9" w:rsidRDefault="00130597">
            <w:pPr>
              <w:jc w:val="center"/>
            </w:pPr>
            <w:r>
              <w:rPr>
                <w:sz w:val="16"/>
                <w:lang w:val="fr-CH"/>
              </w:rPr>
              <w:t>38</w:t>
            </w:r>
          </w:p>
        </w:tc>
        <w:tc>
          <w:tcPr>
            <w:tcW w:w="945" w:type="dxa"/>
            <w:tcBorders>
              <w:top w:val="dashed" w:sz="0" w:space="0" w:color="auto"/>
              <w:left w:val="dashed" w:sz="0" w:space="0" w:color="auto"/>
              <w:bottom w:val="dashed" w:sz="0" w:space="0" w:color="auto"/>
              <w:right w:val="dashed" w:sz="0" w:space="0" w:color="auto"/>
            </w:tcBorders>
          </w:tcPr>
          <w:p w14:paraId="3D3D7157" w14:textId="77777777" w:rsidR="008F73E9" w:rsidRDefault="00130597">
            <w:pPr>
              <w:jc w:val="center"/>
            </w:pPr>
            <w:r>
              <w:rPr>
                <w:sz w:val="16"/>
                <w:lang w:val="fr-CH"/>
              </w:rPr>
              <w:t>58</w:t>
            </w:r>
          </w:p>
        </w:tc>
        <w:tc>
          <w:tcPr>
            <w:tcW w:w="804" w:type="dxa"/>
            <w:tcBorders>
              <w:top w:val="dashed" w:sz="0" w:space="0" w:color="auto"/>
              <w:left w:val="dashed" w:sz="0" w:space="0" w:color="auto"/>
              <w:bottom w:val="dashed" w:sz="0" w:space="0" w:color="auto"/>
              <w:right w:val="dashed" w:sz="0" w:space="0" w:color="auto"/>
            </w:tcBorders>
          </w:tcPr>
          <w:p w14:paraId="7931F277" w14:textId="77777777" w:rsidR="008F73E9" w:rsidRDefault="00130597">
            <w:pPr>
              <w:jc w:val="center"/>
            </w:pPr>
            <w:r>
              <w:rPr>
                <w:sz w:val="16"/>
                <w:lang w:val="fr-CH"/>
              </w:rPr>
              <w:t>33</w:t>
            </w:r>
          </w:p>
        </w:tc>
      </w:tr>
      <w:tr w:rsidR="008F73E9" w14:paraId="30A2C871" w14:textId="77777777">
        <w:tc>
          <w:tcPr>
            <w:tcW w:w="1237" w:type="dxa"/>
            <w:tcBorders>
              <w:top w:val="dashed" w:sz="4" w:space="0" w:color="auto"/>
              <w:left w:val="dashed" w:sz="0" w:space="0" w:color="auto"/>
              <w:bottom w:val="dashed" w:sz="0" w:space="0" w:color="auto"/>
              <w:right w:val="dashed" w:sz="0" w:space="0" w:color="auto"/>
            </w:tcBorders>
          </w:tcPr>
          <w:p w14:paraId="1EC177CB" w14:textId="77777777" w:rsidR="008F73E9" w:rsidRDefault="00130597">
            <w:proofErr w:type="spellStart"/>
            <w:r>
              <w:rPr>
                <w:sz w:val="16"/>
                <w:lang w:val="fr-CH"/>
              </w:rPr>
              <w:t>ROIs</w:t>
            </w:r>
            <w:proofErr w:type="spellEnd"/>
          </w:p>
        </w:tc>
        <w:tc>
          <w:tcPr>
            <w:tcW w:w="802" w:type="dxa"/>
            <w:tcBorders>
              <w:top w:val="dashed" w:sz="0" w:space="0" w:color="auto"/>
              <w:left w:val="dashed" w:sz="0" w:space="0" w:color="auto"/>
              <w:bottom w:val="dashed" w:sz="0" w:space="0" w:color="auto"/>
              <w:right w:val="dashed" w:sz="0" w:space="0" w:color="auto"/>
            </w:tcBorders>
          </w:tcPr>
          <w:p w14:paraId="7F1D7C50" w14:textId="77777777" w:rsidR="008F73E9" w:rsidRDefault="00130597">
            <w:pPr>
              <w:jc w:val="center"/>
            </w:pPr>
            <w:r>
              <w:rPr>
                <w:sz w:val="16"/>
                <w:lang w:val="fr-CH"/>
              </w:rPr>
              <w:t>720</w:t>
            </w:r>
          </w:p>
        </w:tc>
        <w:tc>
          <w:tcPr>
            <w:tcW w:w="876" w:type="dxa"/>
            <w:tcBorders>
              <w:top w:val="dashed" w:sz="0" w:space="0" w:color="auto"/>
              <w:left w:val="dashed" w:sz="0" w:space="0" w:color="auto"/>
              <w:bottom w:val="dashed" w:sz="0" w:space="0" w:color="auto"/>
              <w:right w:val="dashed" w:sz="0" w:space="0" w:color="auto"/>
            </w:tcBorders>
          </w:tcPr>
          <w:p w14:paraId="2936F38A" w14:textId="77777777" w:rsidR="008F73E9" w:rsidRDefault="00130597">
            <w:pPr>
              <w:jc w:val="center"/>
            </w:pPr>
            <w:r>
              <w:rPr>
                <w:sz w:val="16"/>
                <w:lang w:val="fr-CH"/>
              </w:rPr>
              <w:t>300</w:t>
            </w:r>
          </w:p>
        </w:tc>
        <w:tc>
          <w:tcPr>
            <w:tcW w:w="879" w:type="dxa"/>
            <w:tcBorders>
              <w:top w:val="dashed" w:sz="0" w:space="0" w:color="auto"/>
              <w:left w:val="dashed" w:sz="0" w:space="0" w:color="auto"/>
              <w:bottom w:val="dashed" w:sz="0" w:space="0" w:color="auto"/>
              <w:right w:val="dashed" w:sz="0" w:space="0" w:color="auto"/>
            </w:tcBorders>
          </w:tcPr>
          <w:p w14:paraId="3C29ACF4" w14:textId="77777777" w:rsidR="008F73E9" w:rsidRDefault="00130597">
            <w:pPr>
              <w:jc w:val="center"/>
            </w:pPr>
            <w:r>
              <w:rPr>
                <w:sz w:val="16"/>
                <w:lang w:val="fr-CH"/>
              </w:rPr>
              <w:t>168</w:t>
            </w:r>
          </w:p>
        </w:tc>
        <w:tc>
          <w:tcPr>
            <w:tcW w:w="945" w:type="dxa"/>
            <w:tcBorders>
              <w:top w:val="dashed" w:sz="0" w:space="0" w:color="auto"/>
              <w:left w:val="dashed" w:sz="0" w:space="0" w:color="auto"/>
              <w:bottom w:val="dashed" w:sz="0" w:space="0" w:color="auto"/>
              <w:right w:val="dashed" w:sz="0" w:space="0" w:color="auto"/>
            </w:tcBorders>
          </w:tcPr>
          <w:p w14:paraId="25DCF2D8" w14:textId="77777777" w:rsidR="008F73E9" w:rsidRDefault="00130597">
            <w:pPr>
              <w:jc w:val="center"/>
            </w:pPr>
            <w:r>
              <w:rPr>
                <w:sz w:val="16"/>
                <w:lang w:val="fr-CH"/>
              </w:rPr>
              <w:t>168</w:t>
            </w:r>
          </w:p>
        </w:tc>
        <w:tc>
          <w:tcPr>
            <w:tcW w:w="876" w:type="dxa"/>
            <w:tcBorders>
              <w:top w:val="dashed" w:sz="0" w:space="0" w:color="auto"/>
              <w:left w:val="dashed" w:sz="0" w:space="0" w:color="auto"/>
              <w:bottom w:val="dashed" w:sz="0" w:space="0" w:color="auto"/>
              <w:right w:val="dashed" w:sz="0" w:space="0" w:color="auto"/>
            </w:tcBorders>
          </w:tcPr>
          <w:p w14:paraId="285D1905" w14:textId="77777777" w:rsidR="008F73E9" w:rsidRDefault="00130597">
            <w:pPr>
              <w:jc w:val="center"/>
            </w:pPr>
            <w:r>
              <w:rPr>
                <w:sz w:val="16"/>
                <w:lang w:val="fr-CH"/>
              </w:rPr>
              <w:t>603</w:t>
            </w:r>
          </w:p>
        </w:tc>
        <w:tc>
          <w:tcPr>
            <w:tcW w:w="734" w:type="dxa"/>
            <w:tcBorders>
              <w:top w:val="dashed" w:sz="0" w:space="0" w:color="auto"/>
              <w:left w:val="dashed" w:sz="0" w:space="0" w:color="auto"/>
              <w:bottom w:val="dashed" w:sz="0" w:space="0" w:color="auto"/>
              <w:right w:val="dashed" w:sz="0" w:space="0" w:color="auto"/>
            </w:tcBorders>
          </w:tcPr>
          <w:p w14:paraId="16959269" w14:textId="77777777" w:rsidR="008F73E9" w:rsidRDefault="00130597">
            <w:pPr>
              <w:jc w:val="center"/>
            </w:pPr>
            <w:r>
              <w:rPr>
                <w:sz w:val="16"/>
                <w:lang w:val="fr-CH"/>
              </w:rPr>
              <w:t>115</w:t>
            </w:r>
          </w:p>
        </w:tc>
        <w:tc>
          <w:tcPr>
            <w:tcW w:w="945" w:type="dxa"/>
            <w:tcBorders>
              <w:top w:val="dashed" w:sz="0" w:space="0" w:color="auto"/>
              <w:left w:val="dashed" w:sz="0" w:space="0" w:color="auto"/>
              <w:bottom w:val="dashed" w:sz="0" w:space="0" w:color="auto"/>
              <w:right w:val="dashed" w:sz="0" w:space="0" w:color="auto"/>
            </w:tcBorders>
          </w:tcPr>
          <w:p w14:paraId="031E8577" w14:textId="77777777" w:rsidR="008F73E9" w:rsidRDefault="00130597">
            <w:pPr>
              <w:jc w:val="center"/>
            </w:pPr>
            <w:r>
              <w:rPr>
                <w:sz w:val="16"/>
                <w:lang w:val="fr-CH"/>
              </w:rPr>
              <w:t>83</w:t>
            </w:r>
          </w:p>
        </w:tc>
        <w:tc>
          <w:tcPr>
            <w:tcW w:w="804" w:type="dxa"/>
            <w:tcBorders>
              <w:top w:val="dashed" w:sz="0" w:space="0" w:color="auto"/>
              <w:left w:val="dashed" w:sz="0" w:space="0" w:color="auto"/>
              <w:bottom w:val="dashed" w:sz="0" w:space="0" w:color="auto"/>
              <w:right w:val="dashed" w:sz="0" w:space="0" w:color="auto"/>
            </w:tcBorders>
          </w:tcPr>
          <w:p w14:paraId="44F2C600" w14:textId="77777777" w:rsidR="008F73E9" w:rsidRDefault="00130597">
            <w:pPr>
              <w:jc w:val="center"/>
            </w:pPr>
            <w:r>
              <w:rPr>
                <w:sz w:val="16"/>
                <w:lang w:val="fr-CH"/>
              </w:rPr>
              <w:t>83</w:t>
            </w:r>
          </w:p>
        </w:tc>
      </w:tr>
      <w:tr w:rsidR="008F73E9" w14:paraId="6E58E3A5" w14:textId="77777777">
        <w:tc>
          <w:tcPr>
            <w:tcW w:w="1237" w:type="dxa"/>
            <w:tcBorders>
              <w:top w:val="dashed" w:sz="4" w:space="0" w:color="000000"/>
              <w:left w:val="dashed" w:sz="0" w:space="0" w:color="auto"/>
              <w:bottom w:val="dashed" w:sz="4" w:space="0" w:color="000000"/>
              <w:right w:val="dashed" w:sz="0" w:space="0" w:color="auto"/>
            </w:tcBorders>
          </w:tcPr>
          <w:p w14:paraId="6FF06ABE" w14:textId="77777777" w:rsidR="008F73E9" w:rsidRDefault="00130597">
            <w:proofErr w:type="spellStart"/>
            <w:r>
              <w:rPr>
                <w:sz w:val="16"/>
                <w:lang w:val="fr-CH"/>
              </w:rPr>
              <w:t>Methods</w:t>
            </w:r>
            <w:proofErr w:type="spellEnd"/>
          </w:p>
        </w:tc>
        <w:tc>
          <w:tcPr>
            <w:tcW w:w="802" w:type="dxa"/>
            <w:gridSpan w:val="2"/>
            <w:tcBorders>
              <w:top w:val="dashed" w:sz="4" w:space="0" w:color="000000"/>
              <w:left w:val="dashed" w:sz="0" w:space="0" w:color="auto"/>
              <w:bottom w:val="dashed" w:sz="4" w:space="0" w:color="000000"/>
              <w:right w:val="dashed" w:sz="0" w:space="0" w:color="auto"/>
            </w:tcBorders>
          </w:tcPr>
          <w:p w14:paraId="753BF71A" w14:textId="77777777" w:rsidR="008F73E9" w:rsidRDefault="00130597">
            <w:pPr>
              <w:jc w:val="center"/>
            </w:pPr>
            <w:r>
              <w:rPr>
                <w:sz w:val="16"/>
                <w:lang w:val="fr-CH"/>
              </w:rPr>
              <w:t xml:space="preserve">Fit </w:t>
            </w:r>
            <w:proofErr w:type="spellStart"/>
            <w:r>
              <w:rPr>
                <w:sz w:val="16"/>
                <w:lang w:val="fr-CH"/>
              </w:rPr>
              <w:t>to</w:t>
            </w:r>
            <w:proofErr w:type="spellEnd"/>
            <w:r>
              <w:rPr>
                <w:sz w:val="16"/>
                <w:lang w:val="fr-CH"/>
              </w:rPr>
              <w:t xml:space="preserve"> model</w:t>
            </w:r>
          </w:p>
        </w:tc>
        <w:tc>
          <w:tcPr>
            <w:tcW w:w="879" w:type="dxa"/>
            <w:gridSpan w:val="2"/>
            <w:tcBorders>
              <w:top w:val="dashed" w:sz="4" w:space="0" w:color="000000"/>
              <w:left w:val="dashed" w:sz="0" w:space="0" w:color="auto"/>
              <w:bottom w:val="dashed" w:sz="4" w:space="0" w:color="000000"/>
              <w:right w:val="dashed" w:sz="0" w:space="0" w:color="auto"/>
            </w:tcBorders>
          </w:tcPr>
          <w:p w14:paraId="188398DC" w14:textId="77777777" w:rsidR="008F73E9" w:rsidRDefault="00130597">
            <w:pPr>
              <w:jc w:val="center"/>
            </w:pPr>
            <w:proofErr w:type="spellStart"/>
            <w:r>
              <w:rPr>
                <w:sz w:val="16"/>
                <w:lang w:val="fr-CH"/>
              </w:rPr>
              <w:t>Statistics</w:t>
            </w:r>
            <w:proofErr w:type="spellEnd"/>
          </w:p>
        </w:tc>
        <w:tc>
          <w:tcPr>
            <w:tcW w:w="876" w:type="dxa"/>
            <w:gridSpan w:val="2"/>
            <w:tcBorders>
              <w:top w:val="dashed" w:sz="4" w:space="0" w:color="000000"/>
              <w:left w:val="dashed" w:sz="0" w:space="0" w:color="auto"/>
              <w:bottom w:val="dashed" w:sz="4" w:space="0" w:color="000000"/>
              <w:right w:val="dashed" w:sz="0" w:space="0" w:color="auto"/>
            </w:tcBorders>
          </w:tcPr>
          <w:p w14:paraId="0B8BDF81" w14:textId="77777777" w:rsidR="008F73E9" w:rsidRDefault="00130597">
            <w:pPr>
              <w:jc w:val="center"/>
            </w:pPr>
            <w:r>
              <w:rPr>
                <w:sz w:val="16"/>
                <w:lang w:val="fr-CH"/>
              </w:rPr>
              <w:t xml:space="preserve">Fit </w:t>
            </w:r>
            <w:proofErr w:type="spellStart"/>
            <w:r>
              <w:rPr>
                <w:sz w:val="16"/>
                <w:lang w:val="fr-CH"/>
              </w:rPr>
              <w:t>to</w:t>
            </w:r>
            <w:proofErr w:type="spellEnd"/>
            <w:r>
              <w:rPr>
                <w:sz w:val="16"/>
                <w:lang w:val="fr-CH"/>
              </w:rPr>
              <w:t xml:space="preserve"> model</w:t>
            </w:r>
          </w:p>
        </w:tc>
        <w:tc>
          <w:tcPr>
            <w:tcW w:w="945" w:type="dxa"/>
            <w:gridSpan w:val="2"/>
            <w:tcBorders>
              <w:top w:val="dashed" w:sz="4" w:space="0" w:color="000000"/>
              <w:left w:val="dashed" w:sz="0" w:space="0" w:color="auto"/>
              <w:bottom w:val="dashed" w:sz="4" w:space="0" w:color="000000"/>
              <w:right w:val="dashed" w:sz="0" w:space="0" w:color="auto"/>
            </w:tcBorders>
          </w:tcPr>
          <w:p w14:paraId="100A1874" w14:textId="77777777" w:rsidR="008F73E9" w:rsidRDefault="00130597">
            <w:pPr>
              <w:jc w:val="center"/>
            </w:pPr>
            <w:r>
              <w:rPr>
                <w:sz w:val="16"/>
                <w:lang w:val="fr-CH"/>
              </w:rPr>
              <w:t xml:space="preserve">Fit </w:t>
            </w:r>
            <w:proofErr w:type="spellStart"/>
            <w:r>
              <w:rPr>
                <w:sz w:val="16"/>
                <w:lang w:val="fr-CH"/>
              </w:rPr>
              <w:t>to</w:t>
            </w:r>
            <w:proofErr w:type="spellEnd"/>
            <w:r>
              <w:rPr>
                <w:sz w:val="16"/>
                <w:lang w:val="fr-CH"/>
              </w:rPr>
              <w:t xml:space="preserve"> model</w:t>
            </w:r>
          </w:p>
        </w:tc>
      </w:tr>
    </w:tbl>
    <w:p w14:paraId="6322120C" w14:textId="77777777" w:rsidR="008F73E9" w:rsidRDefault="008F73E9"/>
    <w:p w14:paraId="2D1B3FC9" w14:textId="185FFD51" w:rsidR="008F73E9" w:rsidRDefault="00130597">
      <w:pPr>
        <w:tabs>
          <w:tab w:val="left" w:pos="492"/>
          <w:tab w:val="left" w:pos="2760"/>
        </w:tabs>
        <w:jc w:val="center"/>
      </w:pPr>
      <w:r>
        <w:rPr>
          <w:noProof/>
          <w:sz w:val="16"/>
          <w:lang w:val="fr-CH"/>
        </w:rPr>
        <w:drawing>
          <wp:inline distT="0" distB="0" distL="0" distR="0" wp14:anchorId="135C4B5A" wp14:editId="56C384AD">
            <wp:extent cx="2444705" cy="2000250"/>
            <wp:effectExtent l="0" t="0" r="0" b="0"/>
            <wp:docPr id="531" name="9.png"/>
            <wp:cNvGraphicFramePr/>
            <a:graphic xmlns:a="http://schemas.openxmlformats.org/drawingml/2006/main">
              <a:graphicData uri="http://schemas.openxmlformats.org/drawingml/2006/picture">
                <pic:pic xmlns:pic="http://schemas.openxmlformats.org/drawingml/2006/picture">
                  <pic:nvPicPr>
                    <pic:cNvPr id="531" name="9.png"/>
                    <pic:cNvPicPr/>
                  </pic:nvPicPr>
                  <pic:blipFill>
                    <a:blip r:embed="rId12"/>
                  </pic:blipFill>
                  <pic:spPr>
                    <a:xfrm>
                      <a:off x="0" y="0"/>
                      <a:ext cx="2444705" cy="2000250"/>
                    </a:xfrm>
                    <a:prstGeom prst="rect">
                      <a:avLst/>
                    </a:prstGeom>
                  </pic:spPr>
                </pic:pic>
              </a:graphicData>
            </a:graphic>
          </wp:inline>
        </w:drawing>
      </w:r>
    </w:p>
    <w:p w14:paraId="096ACB4E" w14:textId="77777777" w:rsidR="008F73E9" w:rsidRDefault="00130597">
      <w:pPr>
        <w:tabs>
          <w:tab w:val="left" w:pos="492"/>
          <w:tab w:val="left" w:pos="2760"/>
        </w:tabs>
        <w:jc w:val="center"/>
      </w:pPr>
      <w:r>
        <w:rPr>
          <w:sz w:val="16"/>
          <w:lang w:val="en-GB"/>
        </w:rPr>
        <w:t>(a) Healthy group</w:t>
      </w:r>
    </w:p>
    <w:p w14:paraId="6106152C" w14:textId="0F4F97A6" w:rsidR="008F73E9" w:rsidRDefault="00130597">
      <w:pPr>
        <w:tabs>
          <w:tab w:val="left" w:pos="492"/>
          <w:tab w:val="left" w:pos="2760"/>
        </w:tabs>
        <w:jc w:val="center"/>
      </w:pPr>
      <w:r>
        <w:rPr>
          <w:noProof/>
          <w:sz w:val="16"/>
          <w:lang w:val="en-GB"/>
        </w:rPr>
        <w:drawing>
          <wp:inline distT="0" distB="0" distL="0" distR="0" wp14:anchorId="25C5B78B" wp14:editId="2D1F090B">
            <wp:extent cx="2444705" cy="2000250"/>
            <wp:effectExtent l="0" t="0" r="0" b="0"/>
            <wp:docPr id="536" name="10.png"/>
            <wp:cNvGraphicFramePr/>
            <a:graphic xmlns:a="http://schemas.openxmlformats.org/drawingml/2006/main">
              <a:graphicData uri="http://schemas.openxmlformats.org/drawingml/2006/picture">
                <pic:pic xmlns:pic="http://schemas.openxmlformats.org/drawingml/2006/picture">
                  <pic:nvPicPr>
                    <pic:cNvPr id="536" name="10.png"/>
                    <pic:cNvPicPr/>
                  </pic:nvPicPr>
                  <pic:blipFill>
                    <a:blip r:embed="rId13"/>
                  </pic:blipFill>
                  <pic:spPr>
                    <a:xfrm>
                      <a:off x="0" y="0"/>
                      <a:ext cx="2444705" cy="2000250"/>
                    </a:xfrm>
                    <a:prstGeom prst="rect">
                      <a:avLst/>
                    </a:prstGeom>
                  </pic:spPr>
                </pic:pic>
              </a:graphicData>
            </a:graphic>
          </wp:inline>
        </w:drawing>
      </w:r>
    </w:p>
    <w:p w14:paraId="41672EC6" w14:textId="77777777" w:rsidR="008F73E9" w:rsidRPr="000B6750" w:rsidRDefault="00130597">
      <w:pPr>
        <w:tabs>
          <w:tab w:val="left" w:pos="492"/>
          <w:tab w:val="left" w:pos="2760"/>
        </w:tabs>
        <w:jc w:val="center"/>
        <w:rPr>
          <w:lang w:val="en-US"/>
        </w:rPr>
      </w:pPr>
      <w:r>
        <w:rPr>
          <w:sz w:val="16"/>
          <w:lang w:val="en-GB"/>
        </w:rPr>
        <w:t>(b) OI group</w:t>
      </w:r>
    </w:p>
    <w:p w14:paraId="2E7A2A16" w14:textId="77777777" w:rsidR="008F73E9" w:rsidRPr="000B6750" w:rsidRDefault="008F73E9">
      <w:pPr>
        <w:tabs>
          <w:tab w:val="left" w:pos="492"/>
          <w:tab w:val="left" w:pos="2760"/>
        </w:tabs>
        <w:jc w:val="center"/>
        <w:rPr>
          <w:lang w:val="en-US"/>
        </w:rPr>
      </w:pPr>
    </w:p>
    <w:p w14:paraId="1FAD64C3" w14:textId="77777777" w:rsidR="008F73E9" w:rsidRPr="000B6750" w:rsidRDefault="00130597">
      <w:pPr>
        <w:tabs>
          <w:tab w:val="left" w:pos="492"/>
          <w:tab w:val="left" w:pos="2760"/>
        </w:tabs>
        <w:spacing w:after="317"/>
        <w:jc w:val="both"/>
        <w:rPr>
          <w:lang w:val="en-US"/>
        </w:rPr>
      </w:pPr>
      <w:r>
        <w:rPr>
          <w:b/>
          <w:sz w:val="16"/>
          <w:lang w:val="en-GB"/>
        </w:rPr>
        <w:t>Figure 3</w:t>
      </w:r>
      <w:r>
        <w:rPr>
          <w:sz w:val="16"/>
          <w:lang w:val="en-GB"/>
        </w:rPr>
        <w:t xml:space="preserve">: Regression results using the fixed effects of the linear mixed-effect model on original data sets. </w:t>
      </w:r>
      <w:proofErr w:type="spellStart"/>
      <w:r>
        <w:rPr>
          <w:rFonts w:ascii="Latin Modern Math" w:hAnsi="Latin Modern Math" w:cs="Latin Modern Math"/>
          <w:i/>
          <w:sz w:val="16"/>
          <w:lang w:val="en-GB"/>
        </w:rPr>
        <w:t>λ</w:t>
      </w:r>
      <w:r>
        <w:rPr>
          <w:rFonts w:ascii="Latin Modern Math" w:hAnsi="Latin Modern Math" w:cs="Latin Modern Math"/>
          <w:i/>
          <w:sz w:val="16"/>
          <w:vertAlign w:val="subscript"/>
          <w:lang w:val="en-GB"/>
        </w:rPr>
        <w:t>ii</w:t>
      </w:r>
      <w:proofErr w:type="spellEnd"/>
      <w:r>
        <w:rPr>
          <w:sz w:val="16"/>
          <w:lang w:val="en-GB"/>
        </w:rPr>
        <w:t xml:space="preserve"> stands for the diagonal terms of normal components of </w:t>
      </w:r>
      <w:r>
        <w:rPr>
          <w:rFonts w:ascii="Latin Modern Math" w:hAnsi="Latin Modern Math" w:cs="Latin Modern Math"/>
          <w:sz w:val="16"/>
          <w:lang w:val="en-GB"/>
        </w:rPr>
        <w:t>𝕊</w:t>
      </w:r>
      <w:r>
        <w:rPr>
          <w:sz w:val="16"/>
          <w:lang w:val="en-GB"/>
        </w:rPr>
        <w:t xml:space="preserve"> in Mandel notation [MANDEL 1965], </w:t>
      </w:r>
      <w:proofErr w:type="spellStart"/>
      <w:r>
        <w:rPr>
          <w:rFonts w:ascii="Latin Modern Math" w:hAnsi="Latin Modern Math" w:cs="Latin Modern Math"/>
          <w:i/>
          <w:sz w:val="16"/>
          <w:lang w:val="en-GB"/>
        </w:rPr>
        <w:t>λ</w:t>
      </w:r>
      <w:r>
        <w:rPr>
          <w:rFonts w:ascii="Latin Modern Math" w:hAnsi="Latin Modern Math" w:cs="Latin Modern Math"/>
          <w:i/>
          <w:sz w:val="16"/>
          <w:vertAlign w:val="subscript"/>
          <w:lang w:val="en-GB"/>
        </w:rPr>
        <w:t>ij</w:t>
      </w:r>
      <w:proofErr w:type="spellEnd"/>
      <w:r>
        <w:rPr>
          <w:sz w:val="16"/>
          <w:lang w:val="en-GB"/>
        </w:rPr>
        <w:t xml:space="preserve"> for the off-diagonal terms of normal components, and </w:t>
      </w:r>
      <w:proofErr w:type="spellStart"/>
      <w:r>
        <w:rPr>
          <w:rFonts w:ascii="Latin Modern Math" w:hAnsi="Latin Modern Math" w:cs="Latin Modern Math"/>
          <w:i/>
          <w:sz w:val="16"/>
          <w:lang w:val="fr-CH"/>
        </w:rPr>
        <w:t>μ</w:t>
      </w:r>
      <w:r>
        <w:rPr>
          <w:rFonts w:ascii="Latin Modern Math" w:hAnsi="Latin Modern Math" w:cs="Latin Modern Math"/>
          <w:i/>
          <w:sz w:val="16"/>
          <w:vertAlign w:val="subscript"/>
          <w:lang w:val="fr-CH"/>
        </w:rPr>
        <w:t>ij</w:t>
      </w:r>
      <w:proofErr w:type="spellEnd"/>
      <w:r>
        <w:rPr>
          <w:sz w:val="16"/>
          <w:lang w:val="en-GB"/>
        </w:rPr>
        <w:t xml:space="preserve"> for the shear components. The dashed line represents the fitted line.</w:t>
      </w:r>
    </w:p>
    <w:p w14:paraId="59FF4D5A" w14:textId="587AD8A3" w:rsidR="008F73E9" w:rsidRPr="000B6750" w:rsidRDefault="00130597" w:rsidP="00827F40">
      <w:pPr>
        <w:rPr>
          <w:lang w:val="en-US"/>
        </w:rPr>
      </w:pPr>
      <w:del w:id="394" w:author="Schenk, Denis Elia (ARTORG)" w:date="2021-05-25T10:59:00Z">
        <w:r w:rsidDel="000E2838">
          <w:rPr>
            <w:lang w:val="en-GB"/>
          </w:rPr>
          <w:delText xml:space="preserve">observation which should be noted is the range covered by the observed tensors. </w:delText>
        </w:r>
      </w:del>
      <w:r>
        <w:rPr>
          <w:lang w:val="en-GB"/>
        </w:rPr>
        <w:t xml:space="preserve">The range of </w:t>
      </w:r>
      <w:ins w:id="395" w:author="Schenk, Denis Elia (ARTORG)" w:date="2021-05-25T10:59:00Z">
        <w:r w:rsidR="000E2838">
          <w:rPr>
            <w:lang w:val="en-GB"/>
          </w:rPr>
          <w:t xml:space="preserve">stiffness tensors of </w:t>
        </w:r>
      </w:ins>
      <w:r>
        <w:rPr>
          <w:lang w:val="en-GB"/>
        </w:rPr>
        <w:t xml:space="preserve">the OI group is wider </w:t>
      </w:r>
      <w:ins w:id="396" w:author="Schenk, Denis Elia (ARTORG)" w:date="2021-05-25T10:59:00Z">
        <w:r w:rsidR="000E2838">
          <w:rPr>
            <w:lang w:val="en-GB"/>
          </w:rPr>
          <w:t>compared to the one of</w:t>
        </w:r>
      </w:ins>
      <w:del w:id="397" w:author="Schenk, Denis Elia (ARTORG)" w:date="2021-05-25T10:59:00Z">
        <w:r w:rsidDel="000E2838">
          <w:rPr>
            <w:lang w:val="en-GB"/>
          </w:rPr>
          <w:delText>than</w:delText>
        </w:r>
      </w:del>
      <w:r>
        <w:rPr>
          <w:lang w:val="en-GB"/>
        </w:rPr>
        <w:t xml:space="preserve"> the healthy group and ROIs with lower BV/TV present </w:t>
      </w:r>
      <w:del w:id="398" w:author="Schenk, Denis Elia (ARTORG)" w:date="2021-05-25T10:59:00Z">
        <w:r w:rsidDel="000E2838">
          <w:rPr>
            <w:lang w:val="en-GB"/>
          </w:rPr>
          <w:delText xml:space="preserve">further </w:delText>
        </w:r>
      </w:del>
      <w:r>
        <w:rPr>
          <w:lang w:val="en-GB"/>
        </w:rPr>
        <w:t>low</w:t>
      </w:r>
      <w:ins w:id="399" w:author="Schenk, Denis Elia (ARTORG)" w:date="2021-05-25T10:59:00Z">
        <w:r w:rsidR="000E2838">
          <w:rPr>
            <w:lang w:val="en-GB"/>
          </w:rPr>
          <w:t>er</w:t>
        </w:r>
      </w:ins>
      <w:r>
        <w:rPr>
          <w:lang w:val="en-GB"/>
        </w:rPr>
        <w:t xml:space="preserve"> stiffness values.</w:t>
      </w:r>
    </w:p>
    <w:p w14:paraId="32475E99" w14:textId="77777777" w:rsidR="008F73E9" w:rsidRPr="000B6750" w:rsidRDefault="008F73E9" w:rsidP="00827F40">
      <w:pPr>
        <w:rPr>
          <w:lang w:val="en-US"/>
        </w:rPr>
      </w:pPr>
    </w:p>
    <w:p w14:paraId="7704D272" w14:textId="23215EE9" w:rsidR="008F73E9" w:rsidRDefault="00130597" w:rsidP="00827F40">
      <w:r>
        <w:rPr>
          <w:lang w:val="en-GB"/>
        </w:rPr>
        <w:t>The CV in relation to BV/TV is shown in Figure 4. The OI data reach</w:t>
      </w:r>
      <w:ins w:id="400" w:author="Schenk, Denis Elia (ARTORG)" w:date="2021-05-25T10:59:00Z">
        <w:r w:rsidR="000E2838">
          <w:rPr>
            <w:lang w:val="en-GB"/>
          </w:rPr>
          <w:t>ed</w:t>
        </w:r>
      </w:ins>
      <w:r>
        <w:rPr>
          <w:lang w:val="en-GB"/>
        </w:rPr>
        <w:t xml:space="preserve"> higher </w:t>
      </w:r>
      <w:del w:id="401" w:author="Schenk, Denis Elia (ARTORG)" w:date="2021-05-25T11:00:00Z">
        <w:r w:rsidDel="000E2838">
          <w:rPr>
            <w:lang w:val="en-GB"/>
          </w:rPr>
          <w:delText xml:space="preserve">values of </w:delText>
        </w:r>
      </w:del>
      <w:r>
        <w:rPr>
          <w:lang w:val="en-GB"/>
        </w:rPr>
        <w:t>CV</w:t>
      </w:r>
      <w:ins w:id="402" w:author="Schenk, Denis Elia (ARTORG)" w:date="2021-05-25T11:00:00Z">
        <w:r w:rsidR="000E2838">
          <w:rPr>
            <w:lang w:val="en-GB"/>
          </w:rPr>
          <w:t xml:space="preserve"> values</w:t>
        </w:r>
      </w:ins>
      <w:r>
        <w:rPr>
          <w:lang w:val="en-GB"/>
        </w:rPr>
        <w:t xml:space="preserve"> and </w:t>
      </w:r>
      <w:del w:id="403" w:author="Schenk, Denis Elia (ARTORG)" w:date="2021-05-25T11:00:00Z">
        <w:r w:rsidDel="000E2838">
          <w:rPr>
            <w:lang w:val="en-GB"/>
          </w:rPr>
          <w:delText xml:space="preserve">stay at </w:delText>
        </w:r>
      </w:del>
      <w:r>
        <w:rPr>
          <w:lang w:val="en-GB"/>
        </w:rPr>
        <w:t xml:space="preserve">lower </w:t>
      </w:r>
      <w:ins w:id="404" w:author="Schenk, Denis Elia (ARTORG)" w:date="2021-05-25T11:00:00Z">
        <w:r w:rsidR="000E2838">
          <w:rPr>
            <w:lang w:val="en-GB"/>
          </w:rPr>
          <w:t xml:space="preserve">BV/TV </w:t>
        </w:r>
      </w:ins>
      <w:r>
        <w:rPr>
          <w:lang w:val="en-GB"/>
        </w:rPr>
        <w:t xml:space="preserve">values </w:t>
      </w:r>
      <w:del w:id="405" w:author="Schenk, Denis Elia (ARTORG)" w:date="2021-05-25T11:00:00Z">
        <w:r w:rsidDel="000E2838">
          <w:rPr>
            <w:lang w:val="en-GB"/>
          </w:rPr>
          <w:delText>of BV/TV than</w:delText>
        </w:r>
      </w:del>
      <w:ins w:id="406" w:author="Schenk, Denis Elia (ARTORG)" w:date="2021-05-25T11:00:00Z">
        <w:r w:rsidR="000E2838">
          <w:rPr>
            <w:lang w:val="en-GB"/>
          </w:rPr>
          <w:t>compared to</w:t>
        </w:r>
      </w:ins>
      <w:r>
        <w:rPr>
          <w:lang w:val="en-GB"/>
        </w:rPr>
        <w:t xml:space="preserve"> healthy data. Generally, the CV tends to increase with decreasing BV/TV. The Spearman coefficient is shown above the plot as value [95% CI]. Its value is negative and strictly different from zero. Finally, the CV threshold value used to filter the data is represented by the dashed line. It can be observed that a relatively important part of OI data will be filtered out. On the other hand, relatively </w:t>
      </w:r>
    </w:p>
    <w:p w14:paraId="0F0A4878" w14:textId="77777777" w:rsidR="008F73E9" w:rsidRDefault="008F73E9">
      <w:pPr>
        <w:tabs>
          <w:tab w:val="left" w:pos="492"/>
          <w:tab w:val="left" w:pos="2760"/>
        </w:tabs>
        <w:jc w:val="both"/>
      </w:pPr>
    </w:p>
    <w:tbl>
      <w:tblPr>
        <w:tblW w:w="0" w:type="auto"/>
        <w:tblInd w:w="10" w:type="dxa"/>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8998"/>
      </w:tblGrid>
      <w:tr w:rsidR="008F73E9" w:rsidRPr="000858D0" w14:paraId="1F7B3575" w14:textId="77777777">
        <w:tc>
          <w:tcPr>
            <w:tcW w:w="8998" w:type="dxa"/>
            <w:tcBorders>
              <w:top w:val="dashed" w:sz="4" w:space="0" w:color="auto"/>
              <w:left w:val="dashed" w:sz="0" w:space="0" w:color="auto"/>
              <w:bottom w:val="dashed" w:sz="0" w:space="0" w:color="auto"/>
              <w:right w:val="dashed" w:sz="0" w:space="0" w:color="auto"/>
            </w:tcBorders>
          </w:tcPr>
          <w:p w14:paraId="188ACA2F" w14:textId="77777777" w:rsidR="008F73E9" w:rsidRPr="000B6750" w:rsidRDefault="00130597">
            <w:pPr>
              <w:rPr>
                <w:lang w:val="en-US"/>
              </w:rPr>
            </w:pPr>
            <w:r>
              <w:rPr>
                <w:b/>
                <w:sz w:val="16"/>
                <w:lang w:val="fr-CH"/>
              </w:rPr>
              <w:t xml:space="preserve">Table </w:t>
            </w:r>
            <w:proofErr w:type="gramStart"/>
            <w:r>
              <w:rPr>
                <w:b/>
                <w:sz w:val="16"/>
                <w:lang w:val="fr-CH"/>
              </w:rPr>
              <w:t>3</w:t>
            </w:r>
            <w:r>
              <w:rPr>
                <w:sz w:val="16"/>
                <w:lang w:val="fr-CH"/>
              </w:rPr>
              <w:t>:</w:t>
            </w:r>
            <w:proofErr w:type="gramEnd"/>
            <w:r>
              <w:rPr>
                <w:sz w:val="16"/>
                <w:lang w:val="fr-CH"/>
              </w:rPr>
              <w:t xml:space="preserve"> Constants </w:t>
            </w:r>
            <w:proofErr w:type="spellStart"/>
            <w:r>
              <w:rPr>
                <w:sz w:val="16"/>
                <w:lang w:val="fr-CH"/>
              </w:rPr>
              <w:t>obtained</w:t>
            </w:r>
            <w:proofErr w:type="spellEnd"/>
            <w:r>
              <w:rPr>
                <w:sz w:val="16"/>
                <w:lang w:val="fr-CH"/>
              </w:rPr>
              <w:t xml:space="preserve"> </w:t>
            </w:r>
            <w:proofErr w:type="spellStart"/>
            <w:r>
              <w:rPr>
                <w:sz w:val="16"/>
                <w:lang w:val="fr-CH"/>
              </w:rPr>
              <w:t>with</w:t>
            </w:r>
            <w:proofErr w:type="spellEnd"/>
            <w:r>
              <w:rPr>
                <w:sz w:val="16"/>
                <w:lang w:val="fr-CH"/>
              </w:rPr>
              <w:t xml:space="preserve"> BV/TV and DA </w:t>
            </w:r>
            <w:proofErr w:type="spellStart"/>
            <w:r>
              <w:rPr>
                <w:sz w:val="16"/>
                <w:lang w:val="fr-CH"/>
              </w:rPr>
              <w:t>matched</w:t>
            </w:r>
            <w:proofErr w:type="spellEnd"/>
            <w:r>
              <w:rPr>
                <w:sz w:val="16"/>
                <w:lang w:val="fr-CH"/>
              </w:rPr>
              <w:t xml:space="preserve"> data sets. </w:t>
            </w:r>
            <w:proofErr w:type="spellStart"/>
            <w:r>
              <w:rPr>
                <w:sz w:val="16"/>
                <w:lang w:val="fr-CH"/>
              </w:rPr>
              <w:t>Comparison</w:t>
            </w:r>
            <w:proofErr w:type="spellEnd"/>
            <w:r>
              <w:rPr>
                <w:sz w:val="16"/>
                <w:lang w:val="fr-CH"/>
              </w:rPr>
              <w:t xml:space="preserve"> </w:t>
            </w:r>
            <w:proofErr w:type="spellStart"/>
            <w:r>
              <w:rPr>
                <w:sz w:val="16"/>
                <w:lang w:val="fr-CH"/>
              </w:rPr>
              <w:t>is</w:t>
            </w:r>
            <w:proofErr w:type="spellEnd"/>
            <w:r>
              <w:rPr>
                <w:sz w:val="16"/>
                <w:lang w:val="fr-CH"/>
              </w:rPr>
              <w:t xml:space="preserve"> </w:t>
            </w:r>
            <w:proofErr w:type="spellStart"/>
            <w:r>
              <w:rPr>
                <w:sz w:val="16"/>
                <w:lang w:val="fr-CH"/>
              </w:rPr>
              <w:t>performed</w:t>
            </w:r>
            <w:proofErr w:type="spellEnd"/>
            <w:r>
              <w:rPr>
                <w:sz w:val="16"/>
                <w:lang w:val="fr-CH"/>
              </w:rPr>
              <w:t xml:space="preserve"> </w:t>
            </w:r>
            <w:proofErr w:type="spellStart"/>
            <w:r>
              <w:rPr>
                <w:sz w:val="16"/>
                <w:lang w:val="fr-CH"/>
              </w:rPr>
              <w:t>between</w:t>
            </w:r>
            <w:proofErr w:type="spellEnd"/>
            <w:r>
              <w:rPr>
                <w:sz w:val="16"/>
                <w:lang w:val="fr-CH"/>
              </w:rPr>
              <w:t xml:space="preserve"> </w:t>
            </w:r>
            <w:proofErr w:type="spellStart"/>
            <w:r>
              <w:rPr>
                <w:sz w:val="16"/>
                <w:lang w:val="fr-CH"/>
              </w:rPr>
              <w:t>grouped</w:t>
            </w:r>
            <w:proofErr w:type="spellEnd"/>
            <w:r>
              <w:rPr>
                <w:sz w:val="16"/>
                <w:lang w:val="fr-CH"/>
              </w:rPr>
              <w:t xml:space="preserve"> (N </w:t>
            </w:r>
            <w:proofErr w:type="spellStart"/>
            <w:r>
              <w:rPr>
                <w:sz w:val="16"/>
                <w:lang w:val="fr-CH"/>
              </w:rPr>
              <w:t>ROIs</w:t>
            </w:r>
            <w:proofErr w:type="spellEnd"/>
            <w:r>
              <w:rPr>
                <w:sz w:val="16"/>
                <w:lang w:val="fr-CH"/>
              </w:rPr>
              <w:t xml:space="preserve"> = 166) and </w:t>
            </w:r>
            <w:proofErr w:type="spellStart"/>
            <w:r>
              <w:rPr>
                <w:sz w:val="16"/>
                <w:lang w:val="fr-CH"/>
              </w:rPr>
              <w:t>separated</w:t>
            </w:r>
            <w:proofErr w:type="spellEnd"/>
            <w:r>
              <w:rPr>
                <w:sz w:val="16"/>
                <w:lang w:val="fr-CH"/>
              </w:rPr>
              <w:t xml:space="preserve"> data sets (N </w:t>
            </w:r>
            <w:proofErr w:type="spellStart"/>
            <w:r>
              <w:rPr>
                <w:sz w:val="16"/>
                <w:lang w:val="fr-CH"/>
              </w:rPr>
              <w:t>ROIs</w:t>
            </w:r>
            <w:proofErr w:type="spellEnd"/>
            <w:r>
              <w:rPr>
                <w:sz w:val="16"/>
                <w:lang w:val="fr-CH"/>
              </w:rPr>
              <w:t xml:space="preserve"> = 83). Values are </w:t>
            </w:r>
            <w:proofErr w:type="spellStart"/>
            <w:r>
              <w:rPr>
                <w:sz w:val="16"/>
                <w:lang w:val="fr-CH"/>
              </w:rPr>
              <w:t>presented</w:t>
            </w:r>
            <w:proofErr w:type="spellEnd"/>
            <w:r>
              <w:rPr>
                <w:sz w:val="16"/>
                <w:lang w:val="fr-CH"/>
              </w:rPr>
              <w:t xml:space="preserve"> as value [95% CI] or </w:t>
            </w:r>
            <w:proofErr w:type="spellStart"/>
            <w:r>
              <w:rPr>
                <w:sz w:val="16"/>
                <w:lang w:val="fr-CH"/>
              </w:rPr>
              <w:t>mean</w:t>
            </w:r>
            <w:proofErr w:type="spellEnd"/>
            <w:r>
              <w:rPr>
                <w:sz w:val="16"/>
                <w:lang w:val="fr-CH"/>
              </w:rPr>
              <w:t xml:space="preserve"> </w:t>
            </w:r>
            <w:r>
              <w:rPr>
                <w:rFonts w:ascii="Latin Modern Math" w:hAnsi="Latin Modern Math" w:cs="Latin Modern Math"/>
                <w:sz w:val="16"/>
                <w:lang w:val="en-GB"/>
              </w:rPr>
              <w:t>±</w:t>
            </w:r>
            <w:r>
              <w:rPr>
                <w:sz w:val="16"/>
                <w:lang w:val="fr-CH"/>
              </w:rPr>
              <w:t xml:space="preserve"> standard </w:t>
            </w:r>
            <w:proofErr w:type="spellStart"/>
            <w:r>
              <w:rPr>
                <w:sz w:val="16"/>
                <w:lang w:val="fr-CH"/>
              </w:rPr>
              <w:t>deviation</w:t>
            </w:r>
            <w:proofErr w:type="spellEnd"/>
            <w:r>
              <w:rPr>
                <w:sz w:val="16"/>
                <w:lang w:val="fr-CH"/>
              </w:rPr>
              <w:t>.</w:t>
            </w:r>
          </w:p>
        </w:tc>
      </w:tr>
    </w:tbl>
    <w:p w14:paraId="54BE8ED0" w14:textId="77777777" w:rsidR="008F73E9" w:rsidRPr="000B6750" w:rsidRDefault="008F73E9">
      <w:pPr>
        <w:rPr>
          <w:lang w:val="en-US"/>
        </w:rPr>
      </w:pPr>
    </w:p>
    <w:tbl>
      <w:tblPr>
        <w:tblW w:w="0" w:type="auto"/>
        <w:tblInd w:w="10" w:type="dxa"/>
        <w:tblBorders>
          <w:top w:val="single" w:sz="0" w:space="0" w:color="auto"/>
          <w:left w:val="single" w:sz="0" w:space="0" w:color="auto"/>
          <w:bottom w:val="single" w:sz="0" w:space="0" w:color="auto"/>
          <w:right w:val="single" w:sz="0" w:space="0" w:color="auto"/>
        </w:tblBorders>
        <w:tblCellMar>
          <w:left w:w="10" w:type="dxa"/>
          <w:right w:w="10" w:type="dxa"/>
        </w:tblCellMar>
        <w:tblLook w:val="0000" w:firstRow="0" w:lastRow="0" w:firstColumn="0" w:lastColumn="0" w:noHBand="0" w:noVBand="0"/>
      </w:tblPr>
      <w:tblGrid>
        <w:gridCol w:w="969"/>
        <w:gridCol w:w="1330"/>
        <w:gridCol w:w="1257"/>
        <w:gridCol w:w="1258"/>
        <w:gridCol w:w="1188"/>
        <w:gridCol w:w="1257"/>
        <w:gridCol w:w="480"/>
        <w:gridCol w:w="549"/>
      </w:tblGrid>
      <w:tr w:rsidR="008F73E9" w14:paraId="7DB77C61" w14:textId="77777777">
        <w:tc>
          <w:tcPr>
            <w:tcW w:w="969" w:type="dxa"/>
            <w:tcBorders>
              <w:top w:val="dashed" w:sz="4" w:space="0" w:color="000000"/>
              <w:left w:val="dashed" w:sz="0" w:space="0" w:color="auto"/>
              <w:bottom w:val="dashed" w:sz="4" w:space="0" w:color="000000"/>
              <w:right w:val="dashed" w:sz="0" w:space="0" w:color="auto"/>
            </w:tcBorders>
          </w:tcPr>
          <w:p w14:paraId="2D799C14" w14:textId="77777777" w:rsidR="008F73E9" w:rsidRDefault="00130597">
            <w:pPr>
              <w:jc w:val="center"/>
            </w:pPr>
            <w:r>
              <w:rPr>
                <w:sz w:val="16"/>
                <w:lang w:val="fr-CH"/>
              </w:rPr>
              <w:t>Data set</w:t>
            </w:r>
          </w:p>
        </w:tc>
        <w:tc>
          <w:tcPr>
            <w:tcW w:w="1330" w:type="dxa"/>
            <w:tcBorders>
              <w:top w:val="dashed" w:sz="4" w:space="0" w:color="000000"/>
              <w:left w:val="dashed" w:sz="0" w:space="0" w:color="auto"/>
              <w:bottom w:val="dashed" w:sz="4" w:space="0" w:color="000000"/>
              <w:right w:val="dashed" w:sz="0" w:space="0" w:color="auto"/>
            </w:tcBorders>
          </w:tcPr>
          <w:p w14:paraId="2D656EED" w14:textId="77777777" w:rsidR="008F73E9" w:rsidRDefault="00130597">
            <w:pPr>
              <w:jc w:val="center"/>
            </w:pPr>
            <w:r>
              <w:rPr>
                <w:rFonts w:ascii="Latin Modern Math" w:hAnsi="Latin Modern Math" w:cs="Latin Modern Math"/>
                <w:i/>
                <w:sz w:val="16"/>
                <w:lang w:val="en-GB"/>
              </w:rPr>
              <w:t>λ</w:t>
            </w:r>
            <w:r>
              <w:rPr>
                <w:rFonts w:ascii="Latin Modern Math" w:hAnsi="Latin Modern Math" w:cs="Latin Modern Math"/>
                <w:i/>
                <w:sz w:val="16"/>
                <w:vertAlign w:val="subscript"/>
                <w:lang w:val="en-GB"/>
              </w:rPr>
              <w:t>0</w:t>
            </w:r>
          </w:p>
        </w:tc>
        <w:tc>
          <w:tcPr>
            <w:tcW w:w="1257" w:type="dxa"/>
            <w:tcBorders>
              <w:top w:val="dashed" w:sz="4" w:space="0" w:color="000000"/>
              <w:left w:val="dashed" w:sz="0" w:space="0" w:color="auto"/>
              <w:bottom w:val="dashed" w:sz="4" w:space="0" w:color="000000"/>
              <w:right w:val="dashed" w:sz="0" w:space="0" w:color="auto"/>
            </w:tcBorders>
          </w:tcPr>
          <w:p w14:paraId="275D54C3" w14:textId="77777777" w:rsidR="008F73E9" w:rsidRDefault="00130597">
            <w:pPr>
              <w:jc w:val="center"/>
            </w:pPr>
            <w:proofErr w:type="gramStart"/>
            <w:r>
              <w:rPr>
                <w:rFonts w:ascii="Latin Modern Math" w:hAnsi="Latin Modern Math" w:cs="Latin Modern Math"/>
                <w:i/>
                <w:sz w:val="16"/>
                <w:lang w:val="fr-CH"/>
              </w:rPr>
              <w:t>λ</w:t>
            </w:r>
            <w:proofErr w:type="gramEnd"/>
            <w:r>
              <w:rPr>
                <w:rFonts w:ascii="Latin Modern Math" w:hAnsi="Latin Modern Math" w:cs="Latin Modern Math"/>
                <w:i/>
                <w:sz w:val="16"/>
                <w:vertAlign w:val="subscript"/>
                <w:lang w:val="fr-CH"/>
              </w:rPr>
              <w:t>0</w:t>
            </w:r>
            <w:r>
              <w:rPr>
                <w:i/>
                <w:sz w:val="16"/>
                <w:lang w:val="en-GB"/>
              </w:rPr>
              <w:t>'</w:t>
            </w:r>
          </w:p>
        </w:tc>
        <w:tc>
          <w:tcPr>
            <w:tcW w:w="1258" w:type="dxa"/>
            <w:tcBorders>
              <w:top w:val="dashed" w:sz="4" w:space="0" w:color="000000"/>
              <w:left w:val="dashed" w:sz="0" w:space="0" w:color="auto"/>
              <w:bottom w:val="dashed" w:sz="4" w:space="0" w:color="000000"/>
              <w:right w:val="dashed" w:sz="0" w:space="0" w:color="auto"/>
            </w:tcBorders>
          </w:tcPr>
          <w:p w14:paraId="42898E70" w14:textId="77777777" w:rsidR="008F73E9" w:rsidRDefault="00130597">
            <w:pPr>
              <w:jc w:val="center"/>
            </w:pPr>
            <w:proofErr w:type="gramStart"/>
            <w:r>
              <w:rPr>
                <w:rFonts w:ascii="Latin Modern Math" w:hAnsi="Latin Modern Math" w:cs="Latin Modern Math"/>
                <w:i/>
                <w:sz w:val="16"/>
                <w:lang w:val="fr-CH"/>
              </w:rPr>
              <w:t>μ</w:t>
            </w:r>
            <w:proofErr w:type="gramEnd"/>
            <w:r>
              <w:rPr>
                <w:rFonts w:ascii="Latin Modern Math" w:hAnsi="Latin Modern Math" w:cs="Latin Modern Math"/>
                <w:i/>
                <w:sz w:val="16"/>
                <w:vertAlign w:val="subscript"/>
                <w:lang w:val="fr-CH"/>
              </w:rPr>
              <w:t>0</w:t>
            </w:r>
          </w:p>
        </w:tc>
        <w:tc>
          <w:tcPr>
            <w:tcW w:w="1188" w:type="dxa"/>
            <w:tcBorders>
              <w:top w:val="dashed" w:sz="4" w:space="0" w:color="000000"/>
              <w:left w:val="dashed" w:sz="0" w:space="0" w:color="auto"/>
              <w:bottom w:val="dashed" w:sz="4" w:space="0" w:color="000000"/>
              <w:right w:val="dashed" w:sz="0" w:space="0" w:color="auto"/>
            </w:tcBorders>
          </w:tcPr>
          <w:p w14:paraId="322A311C" w14:textId="77777777" w:rsidR="008F73E9" w:rsidRDefault="00130597">
            <w:pPr>
              <w:jc w:val="center"/>
            </w:pPr>
            <w:proofErr w:type="gramStart"/>
            <w:r>
              <w:rPr>
                <w:i/>
                <w:sz w:val="16"/>
                <w:lang w:val="fr-CH"/>
              </w:rPr>
              <w:t>k</w:t>
            </w:r>
            <w:proofErr w:type="gramEnd"/>
          </w:p>
        </w:tc>
        <w:tc>
          <w:tcPr>
            <w:tcW w:w="1257" w:type="dxa"/>
            <w:tcBorders>
              <w:top w:val="dashed" w:sz="4" w:space="0" w:color="000000"/>
              <w:left w:val="dashed" w:sz="0" w:space="0" w:color="auto"/>
              <w:bottom w:val="dashed" w:sz="4" w:space="0" w:color="000000"/>
              <w:right w:val="dashed" w:sz="0" w:space="0" w:color="auto"/>
            </w:tcBorders>
          </w:tcPr>
          <w:p w14:paraId="17AAD185" w14:textId="77777777" w:rsidR="008F73E9" w:rsidRDefault="00130597">
            <w:pPr>
              <w:jc w:val="center"/>
            </w:pPr>
            <w:proofErr w:type="gramStart"/>
            <w:r>
              <w:rPr>
                <w:sz w:val="16"/>
                <w:lang w:val="fr-CH"/>
              </w:rPr>
              <w:t>l</w:t>
            </w:r>
            <w:proofErr w:type="gramEnd"/>
          </w:p>
        </w:tc>
        <w:tc>
          <w:tcPr>
            <w:tcW w:w="480" w:type="dxa"/>
            <w:tcBorders>
              <w:top w:val="dashed" w:sz="4" w:space="0" w:color="000000"/>
              <w:left w:val="dashed" w:sz="0" w:space="0" w:color="auto"/>
              <w:bottom w:val="dashed" w:sz="4" w:space="0" w:color="000000"/>
              <w:right w:val="dashed" w:sz="0" w:space="0" w:color="auto"/>
            </w:tcBorders>
          </w:tcPr>
          <w:p w14:paraId="0F34A6B3" w14:textId="77777777" w:rsidR="008F73E9" w:rsidRDefault="00130597">
            <w:pPr>
              <w:jc w:val="center"/>
            </w:pPr>
            <w:r>
              <w:rPr>
                <w:i/>
                <w:sz w:val="16"/>
                <w:lang w:val="en-GB"/>
              </w:rPr>
              <w:t>R</w:t>
            </w:r>
            <w:r>
              <w:rPr>
                <w:sz w:val="16"/>
                <w:vertAlign w:val="superscript"/>
                <w:lang w:val="en-GB"/>
              </w:rPr>
              <w:t>2</w:t>
            </w:r>
            <w:r>
              <w:rPr>
                <w:sz w:val="16"/>
                <w:vertAlign w:val="subscript"/>
                <w:lang w:val="en-GB"/>
              </w:rPr>
              <w:t>adj</w:t>
            </w:r>
          </w:p>
        </w:tc>
        <w:tc>
          <w:tcPr>
            <w:tcW w:w="549" w:type="dxa"/>
            <w:tcBorders>
              <w:top w:val="dashed" w:sz="4" w:space="0" w:color="000000"/>
              <w:left w:val="dashed" w:sz="0" w:space="0" w:color="auto"/>
              <w:bottom w:val="dashed" w:sz="4" w:space="0" w:color="000000"/>
              <w:right w:val="dashed" w:sz="0" w:space="0" w:color="auto"/>
            </w:tcBorders>
          </w:tcPr>
          <w:p w14:paraId="71EBCA29" w14:textId="77777777" w:rsidR="008F73E9" w:rsidRDefault="00130597">
            <w:pPr>
              <w:jc w:val="center"/>
            </w:pPr>
            <w:r>
              <w:rPr>
                <w:i/>
                <w:sz w:val="16"/>
                <w:lang w:val="fr-CH"/>
              </w:rPr>
              <w:t>NE</w:t>
            </w:r>
          </w:p>
        </w:tc>
      </w:tr>
      <w:tr w:rsidR="008F73E9" w14:paraId="50AFD519" w14:textId="77777777">
        <w:tc>
          <w:tcPr>
            <w:tcW w:w="969" w:type="dxa"/>
            <w:tcBorders>
              <w:top w:val="dashed" w:sz="4" w:space="0" w:color="auto"/>
              <w:left w:val="dashed" w:sz="0" w:space="0" w:color="auto"/>
              <w:bottom w:val="dashed" w:sz="0" w:space="0" w:color="auto"/>
              <w:right w:val="dashed" w:sz="0" w:space="0" w:color="auto"/>
            </w:tcBorders>
          </w:tcPr>
          <w:p w14:paraId="032B8E40" w14:textId="77777777" w:rsidR="008F73E9" w:rsidRDefault="00130597">
            <w:pPr>
              <w:jc w:val="center"/>
            </w:pPr>
            <w:proofErr w:type="spellStart"/>
            <w:r>
              <w:rPr>
                <w:sz w:val="16"/>
                <w:lang w:val="fr-CH"/>
              </w:rPr>
              <w:t>Grouped</w:t>
            </w:r>
            <w:proofErr w:type="spellEnd"/>
          </w:p>
        </w:tc>
        <w:tc>
          <w:tcPr>
            <w:tcW w:w="1330" w:type="dxa"/>
            <w:tcBorders>
              <w:top w:val="dashed" w:sz="0" w:space="0" w:color="auto"/>
              <w:left w:val="dashed" w:sz="0" w:space="0" w:color="auto"/>
              <w:bottom w:val="dashed" w:sz="0" w:space="0" w:color="auto"/>
              <w:right w:val="dashed" w:sz="0" w:space="0" w:color="auto"/>
            </w:tcBorders>
          </w:tcPr>
          <w:p w14:paraId="38FCEE37" w14:textId="77777777" w:rsidR="008F73E9" w:rsidRDefault="00130597">
            <w:pPr>
              <w:jc w:val="center"/>
            </w:pPr>
            <w:r>
              <w:rPr>
                <w:sz w:val="16"/>
                <w:lang w:val="fr-CH"/>
              </w:rPr>
              <w:t>4626 [3902-5485]</w:t>
            </w:r>
          </w:p>
        </w:tc>
        <w:tc>
          <w:tcPr>
            <w:tcW w:w="1257" w:type="dxa"/>
            <w:tcBorders>
              <w:top w:val="dashed" w:sz="0" w:space="0" w:color="auto"/>
              <w:left w:val="dashed" w:sz="0" w:space="0" w:color="auto"/>
              <w:bottom w:val="dashed" w:sz="0" w:space="0" w:color="auto"/>
              <w:right w:val="dashed" w:sz="0" w:space="0" w:color="auto"/>
            </w:tcBorders>
          </w:tcPr>
          <w:p w14:paraId="5A4B79F7" w14:textId="77777777" w:rsidR="008F73E9" w:rsidRDefault="00130597">
            <w:pPr>
              <w:jc w:val="center"/>
            </w:pPr>
            <w:r>
              <w:rPr>
                <w:sz w:val="16"/>
                <w:lang w:val="fr-CH"/>
              </w:rPr>
              <w:t>2692 [2473-2932]</w:t>
            </w:r>
          </w:p>
        </w:tc>
        <w:tc>
          <w:tcPr>
            <w:tcW w:w="1258" w:type="dxa"/>
            <w:tcBorders>
              <w:top w:val="dashed" w:sz="0" w:space="0" w:color="auto"/>
              <w:left w:val="dashed" w:sz="0" w:space="0" w:color="auto"/>
              <w:bottom w:val="dashed" w:sz="0" w:space="0" w:color="auto"/>
              <w:right w:val="dashed" w:sz="0" w:space="0" w:color="auto"/>
            </w:tcBorders>
          </w:tcPr>
          <w:p w14:paraId="1C92DC3D" w14:textId="77777777" w:rsidR="008F73E9" w:rsidRDefault="00130597">
            <w:pPr>
              <w:jc w:val="center"/>
            </w:pPr>
            <w:r>
              <w:rPr>
                <w:sz w:val="16"/>
                <w:lang w:val="fr-CH"/>
              </w:rPr>
              <w:t>3537 [3246-3855]</w:t>
            </w:r>
          </w:p>
        </w:tc>
        <w:tc>
          <w:tcPr>
            <w:tcW w:w="1188" w:type="dxa"/>
            <w:tcBorders>
              <w:top w:val="dashed" w:sz="0" w:space="0" w:color="auto"/>
              <w:left w:val="dashed" w:sz="0" w:space="0" w:color="auto"/>
              <w:bottom w:val="dashed" w:sz="0" w:space="0" w:color="auto"/>
              <w:right w:val="dashed" w:sz="0" w:space="0" w:color="auto"/>
            </w:tcBorders>
          </w:tcPr>
          <w:p w14:paraId="4917CC07" w14:textId="77777777" w:rsidR="008F73E9" w:rsidRDefault="00130597">
            <w:pPr>
              <w:jc w:val="center"/>
            </w:pPr>
            <w:r>
              <w:rPr>
                <w:sz w:val="16"/>
                <w:lang w:val="fr-CH"/>
              </w:rPr>
              <w:t>1.91 [1.86-1.95]</w:t>
            </w:r>
          </w:p>
        </w:tc>
        <w:tc>
          <w:tcPr>
            <w:tcW w:w="1257" w:type="dxa"/>
            <w:tcBorders>
              <w:top w:val="dashed" w:sz="0" w:space="0" w:color="auto"/>
              <w:left w:val="dashed" w:sz="0" w:space="0" w:color="auto"/>
              <w:bottom w:val="dashed" w:sz="0" w:space="0" w:color="auto"/>
              <w:right w:val="dashed" w:sz="0" w:space="0" w:color="auto"/>
            </w:tcBorders>
          </w:tcPr>
          <w:p w14:paraId="30FB0767" w14:textId="77777777" w:rsidR="008F73E9" w:rsidRDefault="00130597">
            <w:pPr>
              <w:jc w:val="center"/>
            </w:pPr>
            <w:r>
              <w:rPr>
                <w:sz w:val="16"/>
                <w:lang w:val="fr-CH"/>
              </w:rPr>
              <w:t>0.95 [0.93-0.97]</w:t>
            </w:r>
          </w:p>
        </w:tc>
        <w:tc>
          <w:tcPr>
            <w:tcW w:w="480" w:type="dxa"/>
            <w:tcBorders>
              <w:top w:val="dashed" w:sz="0" w:space="0" w:color="auto"/>
              <w:left w:val="dashed" w:sz="0" w:space="0" w:color="auto"/>
              <w:bottom w:val="dashed" w:sz="0" w:space="0" w:color="auto"/>
              <w:right w:val="dashed" w:sz="0" w:space="0" w:color="auto"/>
            </w:tcBorders>
          </w:tcPr>
          <w:p w14:paraId="2957D29C" w14:textId="77777777" w:rsidR="008F73E9" w:rsidRDefault="00130597">
            <w:pPr>
              <w:jc w:val="center"/>
            </w:pPr>
            <w:r>
              <w:rPr>
                <w:sz w:val="16"/>
                <w:lang w:val="fr-CH"/>
              </w:rPr>
              <w:t>0.936</w:t>
            </w:r>
          </w:p>
        </w:tc>
        <w:tc>
          <w:tcPr>
            <w:tcW w:w="549" w:type="dxa"/>
            <w:tcBorders>
              <w:top w:val="dashed" w:sz="0" w:space="0" w:color="auto"/>
              <w:left w:val="dashed" w:sz="0" w:space="0" w:color="auto"/>
              <w:bottom w:val="dashed" w:sz="0" w:space="0" w:color="auto"/>
              <w:right w:val="dashed" w:sz="0" w:space="0" w:color="auto"/>
            </w:tcBorders>
          </w:tcPr>
          <w:p w14:paraId="29377C7F" w14:textId="77777777" w:rsidR="008F73E9" w:rsidRDefault="00130597">
            <w:pPr>
              <w:jc w:val="center"/>
            </w:pPr>
            <w:r>
              <w:rPr>
                <w:sz w:val="16"/>
                <w:lang w:val="fr-CH"/>
              </w:rPr>
              <w:t xml:space="preserve">18 </w:t>
            </w:r>
            <w:r>
              <w:rPr>
                <w:rFonts w:ascii="Latin Modern Math" w:hAnsi="Latin Modern Math" w:cs="Latin Modern Math"/>
                <w:sz w:val="16"/>
                <w:lang w:val="en-GB"/>
              </w:rPr>
              <w:t>±</w:t>
            </w:r>
            <w:r>
              <w:rPr>
                <w:sz w:val="16"/>
                <w:lang w:val="en-GB"/>
              </w:rPr>
              <w:t xml:space="preserve"> 9</w:t>
            </w:r>
          </w:p>
        </w:tc>
      </w:tr>
      <w:tr w:rsidR="008F73E9" w14:paraId="6E23A147" w14:textId="77777777">
        <w:tc>
          <w:tcPr>
            <w:tcW w:w="969" w:type="dxa"/>
            <w:tcBorders>
              <w:top w:val="dashed" w:sz="4" w:space="0" w:color="auto"/>
              <w:left w:val="dashed" w:sz="0" w:space="0" w:color="auto"/>
              <w:bottom w:val="dashed" w:sz="0" w:space="0" w:color="auto"/>
              <w:right w:val="dashed" w:sz="0" w:space="0" w:color="auto"/>
            </w:tcBorders>
          </w:tcPr>
          <w:p w14:paraId="048F0C6F" w14:textId="77777777" w:rsidR="008F73E9" w:rsidRDefault="00130597">
            <w:pPr>
              <w:jc w:val="center"/>
            </w:pPr>
            <w:proofErr w:type="spellStart"/>
            <w:r>
              <w:rPr>
                <w:sz w:val="16"/>
                <w:lang w:val="fr-CH"/>
              </w:rPr>
              <w:t>Healthy</w:t>
            </w:r>
            <w:proofErr w:type="spellEnd"/>
          </w:p>
        </w:tc>
        <w:tc>
          <w:tcPr>
            <w:tcW w:w="1330" w:type="dxa"/>
            <w:tcBorders>
              <w:top w:val="dashed" w:sz="0" w:space="0" w:color="auto"/>
              <w:left w:val="dashed" w:sz="0" w:space="0" w:color="auto"/>
              <w:bottom w:val="dashed" w:sz="0" w:space="0" w:color="auto"/>
              <w:right w:val="dashed" w:sz="0" w:space="0" w:color="auto"/>
            </w:tcBorders>
          </w:tcPr>
          <w:p w14:paraId="7EDCA476" w14:textId="77777777" w:rsidR="008F73E9" w:rsidRDefault="00130597">
            <w:pPr>
              <w:jc w:val="center"/>
            </w:pPr>
            <w:r>
              <w:rPr>
                <w:sz w:val="16"/>
                <w:lang w:val="fr-CH"/>
              </w:rPr>
              <w:t>4322 [3855-4846]</w:t>
            </w:r>
          </w:p>
        </w:tc>
        <w:tc>
          <w:tcPr>
            <w:tcW w:w="1257" w:type="dxa"/>
            <w:tcBorders>
              <w:top w:val="dashed" w:sz="0" w:space="0" w:color="auto"/>
              <w:left w:val="dashed" w:sz="0" w:space="0" w:color="auto"/>
              <w:bottom w:val="dashed" w:sz="0" w:space="0" w:color="auto"/>
              <w:right w:val="dashed" w:sz="0" w:space="0" w:color="auto"/>
            </w:tcBorders>
          </w:tcPr>
          <w:p w14:paraId="719E2E29" w14:textId="77777777" w:rsidR="008F73E9" w:rsidRDefault="00130597">
            <w:pPr>
              <w:jc w:val="center"/>
            </w:pPr>
            <w:r>
              <w:rPr>
                <w:sz w:val="16"/>
                <w:lang w:val="fr-CH"/>
              </w:rPr>
              <w:t>2684 [2535-2842]</w:t>
            </w:r>
          </w:p>
        </w:tc>
        <w:tc>
          <w:tcPr>
            <w:tcW w:w="1258" w:type="dxa"/>
            <w:tcBorders>
              <w:top w:val="dashed" w:sz="0" w:space="0" w:color="auto"/>
              <w:left w:val="dashed" w:sz="0" w:space="0" w:color="auto"/>
              <w:bottom w:val="dashed" w:sz="0" w:space="0" w:color="auto"/>
              <w:right w:val="dashed" w:sz="0" w:space="0" w:color="auto"/>
            </w:tcBorders>
          </w:tcPr>
          <w:p w14:paraId="5C5DDF4B" w14:textId="77777777" w:rsidR="008F73E9" w:rsidRDefault="00130597">
            <w:pPr>
              <w:jc w:val="center"/>
            </w:pPr>
            <w:r>
              <w:rPr>
                <w:sz w:val="16"/>
                <w:lang w:val="fr-CH"/>
              </w:rPr>
              <w:t>3509 [3307-3724]</w:t>
            </w:r>
          </w:p>
        </w:tc>
        <w:tc>
          <w:tcPr>
            <w:tcW w:w="1188" w:type="dxa"/>
            <w:tcBorders>
              <w:top w:val="dashed" w:sz="0" w:space="0" w:color="auto"/>
              <w:left w:val="dashed" w:sz="0" w:space="0" w:color="auto"/>
              <w:bottom w:val="dashed" w:sz="0" w:space="0" w:color="auto"/>
              <w:right w:val="dashed" w:sz="0" w:space="0" w:color="auto"/>
            </w:tcBorders>
          </w:tcPr>
          <w:p w14:paraId="184C1897" w14:textId="77777777" w:rsidR="008F73E9" w:rsidRDefault="00130597">
            <w:pPr>
              <w:jc w:val="center"/>
            </w:pPr>
            <w:r>
              <w:rPr>
                <w:sz w:val="16"/>
                <w:lang w:val="fr-CH"/>
              </w:rPr>
              <w:t>1.91</w:t>
            </w:r>
          </w:p>
        </w:tc>
        <w:tc>
          <w:tcPr>
            <w:tcW w:w="1257" w:type="dxa"/>
            <w:tcBorders>
              <w:top w:val="dashed" w:sz="0" w:space="0" w:color="auto"/>
              <w:left w:val="dashed" w:sz="0" w:space="0" w:color="auto"/>
              <w:bottom w:val="dashed" w:sz="0" w:space="0" w:color="auto"/>
              <w:right w:val="dashed" w:sz="0" w:space="0" w:color="auto"/>
            </w:tcBorders>
          </w:tcPr>
          <w:p w14:paraId="3A581240" w14:textId="77777777" w:rsidR="008F73E9" w:rsidRDefault="00130597">
            <w:pPr>
              <w:jc w:val="center"/>
            </w:pPr>
            <w:r>
              <w:rPr>
                <w:sz w:val="16"/>
                <w:lang w:val="fr-CH"/>
              </w:rPr>
              <w:t>0.95</w:t>
            </w:r>
          </w:p>
        </w:tc>
        <w:tc>
          <w:tcPr>
            <w:tcW w:w="480" w:type="dxa"/>
            <w:tcBorders>
              <w:top w:val="dashed" w:sz="0" w:space="0" w:color="auto"/>
              <w:left w:val="dashed" w:sz="0" w:space="0" w:color="auto"/>
              <w:bottom w:val="dashed" w:sz="0" w:space="0" w:color="auto"/>
              <w:right w:val="dashed" w:sz="0" w:space="0" w:color="auto"/>
            </w:tcBorders>
          </w:tcPr>
          <w:p w14:paraId="5FC10055" w14:textId="77777777" w:rsidR="008F73E9" w:rsidRDefault="00130597">
            <w:pPr>
              <w:jc w:val="center"/>
            </w:pPr>
            <w:r>
              <w:rPr>
                <w:sz w:val="16"/>
                <w:lang w:val="fr-CH"/>
              </w:rPr>
              <w:t>0.836</w:t>
            </w:r>
          </w:p>
        </w:tc>
        <w:tc>
          <w:tcPr>
            <w:tcW w:w="549" w:type="dxa"/>
            <w:tcBorders>
              <w:top w:val="dashed" w:sz="0" w:space="0" w:color="auto"/>
              <w:left w:val="dashed" w:sz="0" w:space="0" w:color="auto"/>
              <w:bottom w:val="dashed" w:sz="0" w:space="0" w:color="auto"/>
              <w:right w:val="dashed" w:sz="0" w:space="0" w:color="auto"/>
            </w:tcBorders>
          </w:tcPr>
          <w:p w14:paraId="0A36A9FA" w14:textId="77777777" w:rsidR="008F73E9" w:rsidRDefault="00130597">
            <w:pPr>
              <w:jc w:val="center"/>
            </w:pPr>
            <w:r>
              <w:rPr>
                <w:sz w:val="16"/>
                <w:lang w:val="fr-CH"/>
              </w:rPr>
              <w:t xml:space="preserve">21 </w:t>
            </w:r>
            <w:r>
              <w:rPr>
                <w:rFonts w:ascii="Latin Modern Math" w:hAnsi="Latin Modern Math" w:cs="Latin Modern Math"/>
                <w:sz w:val="16"/>
                <w:lang w:val="en-GB"/>
              </w:rPr>
              <w:t>±</w:t>
            </w:r>
            <w:r>
              <w:rPr>
                <w:sz w:val="16"/>
                <w:lang w:val="en-GB"/>
              </w:rPr>
              <w:t xml:space="preserve"> 10</w:t>
            </w:r>
          </w:p>
        </w:tc>
      </w:tr>
      <w:tr w:rsidR="008F73E9" w14:paraId="540378BB" w14:textId="77777777">
        <w:tc>
          <w:tcPr>
            <w:tcW w:w="969" w:type="dxa"/>
            <w:tcBorders>
              <w:top w:val="dashed" w:sz="4" w:space="0" w:color="auto"/>
              <w:left w:val="dashed" w:sz="0" w:space="0" w:color="auto"/>
              <w:bottom w:val="dashed" w:sz="4" w:space="0" w:color="000000"/>
              <w:right w:val="dashed" w:sz="0" w:space="0" w:color="auto"/>
            </w:tcBorders>
          </w:tcPr>
          <w:p w14:paraId="67EF093E" w14:textId="77777777" w:rsidR="008F73E9" w:rsidRDefault="00130597">
            <w:pPr>
              <w:jc w:val="center"/>
            </w:pPr>
            <w:r>
              <w:rPr>
                <w:sz w:val="16"/>
                <w:lang w:val="fr-CH"/>
              </w:rPr>
              <w:t>OI</w:t>
            </w:r>
          </w:p>
        </w:tc>
        <w:tc>
          <w:tcPr>
            <w:tcW w:w="1330" w:type="dxa"/>
            <w:tcBorders>
              <w:top w:val="dashed" w:sz="0" w:space="0" w:color="auto"/>
              <w:left w:val="dashed" w:sz="0" w:space="0" w:color="auto"/>
              <w:bottom w:val="dashed" w:sz="4" w:space="0" w:color="000000"/>
              <w:right w:val="dashed" w:sz="0" w:space="0" w:color="auto"/>
            </w:tcBorders>
          </w:tcPr>
          <w:p w14:paraId="58427174" w14:textId="77777777" w:rsidR="008F73E9" w:rsidRDefault="00130597">
            <w:pPr>
              <w:jc w:val="center"/>
            </w:pPr>
            <w:r>
              <w:rPr>
                <w:sz w:val="16"/>
                <w:lang w:val="fr-CH"/>
              </w:rPr>
              <w:t>4980 [4359-5689]</w:t>
            </w:r>
          </w:p>
        </w:tc>
        <w:tc>
          <w:tcPr>
            <w:tcW w:w="1257" w:type="dxa"/>
            <w:tcBorders>
              <w:top w:val="dashed" w:sz="0" w:space="0" w:color="auto"/>
              <w:left w:val="dashed" w:sz="0" w:space="0" w:color="auto"/>
              <w:bottom w:val="dashed" w:sz="4" w:space="0" w:color="000000"/>
              <w:right w:val="dashed" w:sz="0" w:space="0" w:color="auto"/>
            </w:tcBorders>
          </w:tcPr>
          <w:p w14:paraId="0807587E" w14:textId="77777777" w:rsidR="008F73E9" w:rsidRDefault="00130597">
            <w:pPr>
              <w:jc w:val="center"/>
            </w:pPr>
            <w:r>
              <w:rPr>
                <w:sz w:val="16"/>
                <w:lang w:val="fr-CH"/>
              </w:rPr>
              <w:t>2722 [2547-2909]</w:t>
            </w:r>
          </w:p>
        </w:tc>
        <w:tc>
          <w:tcPr>
            <w:tcW w:w="1258" w:type="dxa"/>
            <w:tcBorders>
              <w:top w:val="dashed" w:sz="0" w:space="0" w:color="auto"/>
              <w:left w:val="dashed" w:sz="0" w:space="0" w:color="auto"/>
              <w:bottom w:val="dashed" w:sz="4" w:space="0" w:color="000000"/>
              <w:right w:val="dashed" w:sz="0" w:space="0" w:color="auto"/>
            </w:tcBorders>
          </w:tcPr>
          <w:p w14:paraId="1CDA9C16" w14:textId="77777777" w:rsidR="008F73E9" w:rsidRDefault="00130597">
            <w:pPr>
              <w:jc w:val="center"/>
            </w:pPr>
            <w:r>
              <w:rPr>
                <w:sz w:val="16"/>
                <w:lang w:val="fr-CH"/>
              </w:rPr>
              <w:t>3594 [3355-3849]</w:t>
            </w:r>
          </w:p>
        </w:tc>
        <w:tc>
          <w:tcPr>
            <w:tcW w:w="1188" w:type="dxa"/>
            <w:tcBorders>
              <w:top w:val="dashed" w:sz="0" w:space="0" w:color="auto"/>
              <w:left w:val="dashed" w:sz="0" w:space="0" w:color="auto"/>
              <w:bottom w:val="dashed" w:sz="4" w:space="0" w:color="000000"/>
              <w:right w:val="dashed" w:sz="0" w:space="0" w:color="auto"/>
            </w:tcBorders>
          </w:tcPr>
          <w:p w14:paraId="09A2C852" w14:textId="77777777" w:rsidR="008F73E9" w:rsidRDefault="00130597">
            <w:pPr>
              <w:jc w:val="center"/>
            </w:pPr>
            <w:r>
              <w:rPr>
                <w:sz w:val="16"/>
                <w:lang w:val="fr-CH"/>
              </w:rPr>
              <w:t>1.91</w:t>
            </w:r>
          </w:p>
        </w:tc>
        <w:tc>
          <w:tcPr>
            <w:tcW w:w="1257" w:type="dxa"/>
            <w:tcBorders>
              <w:top w:val="dashed" w:sz="0" w:space="0" w:color="auto"/>
              <w:left w:val="dashed" w:sz="0" w:space="0" w:color="auto"/>
              <w:bottom w:val="dashed" w:sz="4" w:space="0" w:color="000000"/>
              <w:right w:val="dashed" w:sz="0" w:space="0" w:color="auto"/>
            </w:tcBorders>
          </w:tcPr>
          <w:p w14:paraId="44EB9A7A" w14:textId="77777777" w:rsidR="008F73E9" w:rsidRDefault="00130597">
            <w:pPr>
              <w:jc w:val="center"/>
            </w:pPr>
            <w:r>
              <w:rPr>
                <w:sz w:val="16"/>
                <w:lang w:val="fr-CH"/>
              </w:rPr>
              <w:t>0.95</w:t>
            </w:r>
          </w:p>
        </w:tc>
        <w:tc>
          <w:tcPr>
            <w:tcW w:w="480" w:type="dxa"/>
            <w:tcBorders>
              <w:top w:val="dashed" w:sz="0" w:space="0" w:color="auto"/>
              <w:left w:val="dashed" w:sz="0" w:space="0" w:color="auto"/>
              <w:bottom w:val="dashed" w:sz="4" w:space="0" w:color="000000"/>
              <w:right w:val="dashed" w:sz="0" w:space="0" w:color="auto"/>
            </w:tcBorders>
          </w:tcPr>
          <w:p w14:paraId="1D920600" w14:textId="77777777" w:rsidR="008F73E9" w:rsidRDefault="00130597">
            <w:pPr>
              <w:jc w:val="center"/>
            </w:pPr>
            <w:r>
              <w:rPr>
                <w:sz w:val="16"/>
                <w:lang w:val="fr-CH"/>
              </w:rPr>
              <w:t>0.861</w:t>
            </w:r>
          </w:p>
        </w:tc>
        <w:tc>
          <w:tcPr>
            <w:tcW w:w="549" w:type="dxa"/>
            <w:tcBorders>
              <w:top w:val="dashed" w:sz="0" w:space="0" w:color="auto"/>
              <w:left w:val="dashed" w:sz="0" w:space="0" w:color="auto"/>
              <w:bottom w:val="dashed" w:sz="4" w:space="0" w:color="000000"/>
              <w:right w:val="dashed" w:sz="0" w:space="0" w:color="auto"/>
            </w:tcBorders>
          </w:tcPr>
          <w:p w14:paraId="05FCF303" w14:textId="77777777" w:rsidR="008F73E9" w:rsidRDefault="00130597">
            <w:pPr>
              <w:jc w:val="center"/>
            </w:pPr>
            <w:r>
              <w:rPr>
                <w:sz w:val="16"/>
                <w:lang w:val="fr-CH"/>
              </w:rPr>
              <w:t xml:space="preserve">20 </w:t>
            </w:r>
            <w:r>
              <w:rPr>
                <w:rFonts w:ascii="Latin Modern Math" w:hAnsi="Latin Modern Math" w:cs="Latin Modern Math"/>
                <w:sz w:val="16"/>
                <w:lang w:val="en-GB"/>
              </w:rPr>
              <w:t>±</w:t>
            </w:r>
            <w:r>
              <w:rPr>
                <w:sz w:val="16"/>
                <w:lang w:val="en-GB"/>
              </w:rPr>
              <w:t xml:space="preserve"> 10</w:t>
            </w:r>
          </w:p>
        </w:tc>
      </w:tr>
    </w:tbl>
    <w:p w14:paraId="243B7215" w14:textId="77777777" w:rsidR="008F73E9" w:rsidRDefault="008F73E9"/>
    <w:p w14:paraId="1794426F" w14:textId="77777777" w:rsidR="008F73E9" w:rsidRDefault="008F73E9"/>
    <w:p w14:paraId="2DC555A5" w14:textId="77777777" w:rsidR="008F73E9" w:rsidRDefault="008F73E9"/>
    <w:p w14:paraId="06737310" w14:textId="77777777" w:rsidR="008F73E9" w:rsidRDefault="008F73E9"/>
    <w:p w14:paraId="1611D14E" w14:textId="77777777" w:rsidR="008F73E9" w:rsidRDefault="008F73E9"/>
    <w:p w14:paraId="4497626B" w14:textId="77777777" w:rsidR="008F73E9" w:rsidRDefault="008F73E9">
      <w:pPr>
        <w:jc w:val="both"/>
      </w:pPr>
    </w:p>
    <w:p w14:paraId="7EA78ED7" w14:textId="77777777" w:rsidR="008F73E9" w:rsidRDefault="008F73E9">
      <w:pPr>
        <w:tabs>
          <w:tab w:val="left" w:pos="492"/>
          <w:tab w:val="left" w:pos="2760"/>
        </w:tabs>
        <w:jc w:val="both"/>
      </w:pPr>
    </w:p>
    <w:p w14:paraId="7D1FC47D" w14:textId="77777777" w:rsidR="008F73E9" w:rsidRDefault="008F73E9">
      <w:pPr>
        <w:tabs>
          <w:tab w:val="left" w:pos="492"/>
          <w:tab w:val="left" w:pos="2760"/>
        </w:tabs>
        <w:jc w:val="both"/>
      </w:pPr>
    </w:p>
    <w:p w14:paraId="46C1EF50" w14:textId="77777777" w:rsidR="008F73E9" w:rsidRDefault="008F73E9">
      <w:pPr>
        <w:tabs>
          <w:tab w:val="left" w:pos="492"/>
          <w:tab w:val="left" w:pos="2760"/>
        </w:tabs>
        <w:jc w:val="both"/>
      </w:pPr>
    </w:p>
    <w:p w14:paraId="1906AC4D" w14:textId="77777777" w:rsidR="008F73E9" w:rsidRDefault="008F73E9">
      <w:pPr>
        <w:tabs>
          <w:tab w:val="left" w:pos="492"/>
          <w:tab w:val="left" w:pos="2760"/>
        </w:tabs>
        <w:jc w:val="center"/>
      </w:pPr>
    </w:p>
    <w:p w14:paraId="300CD074" w14:textId="283D8740" w:rsidR="008F73E9" w:rsidRDefault="00130597">
      <w:pPr>
        <w:tabs>
          <w:tab w:val="left" w:pos="492"/>
          <w:tab w:val="left" w:pos="2760"/>
        </w:tabs>
        <w:jc w:val="center"/>
      </w:pPr>
      <w:del w:id="407" w:author="Schenk, Denis Elia (ARTORG)" w:date="2021-05-25T11:01:00Z">
        <w:r w:rsidDel="000E2838">
          <w:rPr>
            <w:noProof/>
            <w:sz w:val="16"/>
            <w:lang w:val="en-GB"/>
          </w:rPr>
          <w:drawing>
            <wp:inline distT="0" distB="0" distL="0" distR="0" wp14:anchorId="1AAAB1A8" wp14:editId="5B7A6097">
              <wp:extent cx="2444705" cy="2000250"/>
              <wp:effectExtent l="0" t="0" r="0" b="0"/>
              <wp:docPr id="694" name="11.png"/>
              <wp:cNvGraphicFramePr/>
              <a:graphic xmlns:a="http://schemas.openxmlformats.org/drawingml/2006/main">
                <a:graphicData uri="http://schemas.openxmlformats.org/drawingml/2006/picture">
                  <pic:pic xmlns:pic="http://schemas.openxmlformats.org/drawingml/2006/picture">
                    <pic:nvPicPr>
                      <pic:cNvPr id="694" name="11.png"/>
                      <pic:cNvPicPr/>
                    </pic:nvPicPr>
                    <pic:blipFill>
                      <a:blip r:embed="rId14"/>
                    </pic:blipFill>
                    <pic:spPr>
                      <a:xfrm>
                        <a:off x="0" y="0"/>
                        <a:ext cx="2444705" cy="2000250"/>
                      </a:xfrm>
                      <a:prstGeom prst="rect">
                        <a:avLst/>
                      </a:prstGeom>
                    </pic:spPr>
                  </pic:pic>
                </a:graphicData>
              </a:graphic>
            </wp:inline>
          </w:drawing>
        </w:r>
      </w:del>
    </w:p>
    <w:p w14:paraId="76A5BABE" w14:textId="77777777" w:rsidR="008F73E9" w:rsidRPr="000B6750" w:rsidRDefault="00130597">
      <w:pPr>
        <w:tabs>
          <w:tab w:val="left" w:pos="492"/>
          <w:tab w:val="left" w:pos="2760"/>
        </w:tabs>
        <w:spacing w:after="318"/>
        <w:rPr>
          <w:lang w:val="en-US"/>
        </w:rPr>
      </w:pPr>
      <w:r>
        <w:rPr>
          <w:b/>
          <w:sz w:val="16"/>
          <w:lang w:val="en-GB"/>
        </w:rPr>
        <w:t>Figure 4</w:t>
      </w:r>
      <w:r>
        <w:rPr>
          <w:sz w:val="16"/>
          <w:lang w:val="en-GB"/>
        </w:rPr>
        <w:t xml:space="preserve">: Coefficient of variation in relation to BV/TV. Spearman correlation coefficient </w:t>
      </w:r>
      <w:r>
        <w:rPr>
          <w:rFonts w:ascii="Latin Modern Math" w:hAnsi="Latin Modern Math" w:cs="Latin Modern Math"/>
          <w:i/>
          <w:sz w:val="16"/>
          <w:lang w:val="en-GB"/>
        </w:rPr>
        <w:t>ρ</w:t>
      </w:r>
      <w:r>
        <w:rPr>
          <w:sz w:val="16"/>
          <w:lang w:val="en-GB"/>
        </w:rPr>
        <w:t xml:space="preserve"> assess monotonic relation between two </w:t>
      </w:r>
      <w:proofErr w:type="gramStart"/>
      <w:r>
        <w:rPr>
          <w:sz w:val="16"/>
          <w:lang w:val="en-GB"/>
        </w:rPr>
        <w:t>variable</w:t>
      </w:r>
      <w:proofErr w:type="gramEnd"/>
    </w:p>
    <w:p w14:paraId="4EFA0B9A" w14:textId="61FCB531" w:rsidR="008F73E9" w:rsidRPr="000B6750" w:rsidRDefault="00130597">
      <w:pPr>
        <w:rPr>
          <w:lang w:val="en-US"/>
        </w:rPr>
        <w:pPrChange w:id="408" w:author="Schenk, Denis Elia (ARTORG)" w:date="2021-05-25T11:01:00Z">
          <w:pPr>
            <w:tabs>
              <w:tab w:val="left" w:pos="492"/>
              <w:tab w:val="left" w:pos="2760"/>
            </w:tabs>
            <w:jc w:val="both"/>
          </w:pPr>
        </w:pPrChange>
      </w:pPr>
      <w:r>
        <w:rPr>
          <w:lang w:val="en-GB"/>
        </w:rPr>
        <w:t xml:space="preserve">few healthy data </w:t>
      </w:r>
      <w:del w:id="409" w:author="Schenk, Denis Elia (ARTORG)" w:date="2021-05-25T11:01:00Z">
        <w:r w:rsidDel="000E2838">
          <w:rPr>
            <w:lang w:val="en-GB"/>
          </w:rPr>
          <w:delText>will be</w:delText>
        </w:r>
      </w:del>
      <w:ins w:id="410" w:author="Schenk, Denis Elia (ARTORG)" w:date="2021-05-25T11:01:00Z">
        <w:r w:rsidR="000E2838">
          <w:rPr>
            <w:lang w:val="en-GB"/>
          </w:rPr>
          <w:t>gets</w:t>
        </w:r>
      </w:ins>
      <w:r>
        <w:rPr>
          <w:lang w:val="en-GB"/>
        </w:rPr>
        <w:t xml:space="preserve"> removed</w:t>
      </w:r>
      <w:del w:id="411" w:author="Schenk, Denis Elia (ARTORG)" w:date="2021-05-25T11:01:00Z">
        <w:r w:rsidDel="000E2838">
          <w:rPr>
            <w:lang w:val="en-GB"/>
          </w:rPr>
          <w:delText xml:space="preserve"> by the filtering</w:delText>
        </w:r>
      </w:del>
      <w:r>
        <w:rPr>
          <w:lang w:val="en-GB"/>
        </w:rPr>
        <w:t xml:space="preserve">. </w:t>
      </w:r>
      <w:commentRangeStart w:id="412"/>
      <w:r>
        <w:rPr>
          <w:lang w:val="en-GB"/>
        </w:rPr>
        <w:t xml:space="preserve">Examples </w:t>
      </w:r>
      <w:commentRangeEnd w:id="412"/>
      <w:r w:rsidR="000E2838">
        <w:rPr>
          <w:rStyle w:val="Kommentarzeichen"/>
        </w:rPr>
        <w:commentReference w:id="412"/>
      </w:r>
      <w:r>
        <w:rPr>
          <w:lang w:val="en-GB"/>
        </w:rPr>
        <w:t>of extreme ROIs in terms of CV and BV/TV are shown in Appendix A2.</w:t>
      </w:r>
    </w:p>
    <w:p w14:paraId="699BE118" w14:textId="77777777" w:rsidR="008F73E9" w:rsidRPr="000B6750" w:rsidRDefault="008F73E9">
      <w:pPr>
        <w:tabs>
          <w:tab w:val="left" w:pos="492"/>
          <w:tab w:val="left" w:pos="2760"/>
        </w:tabs>
        <w:jc w:val="both"/>
        <w:rPr>
          <w:lang w:val="en-US"/>
        </w:rPr>
      </w:pPr>
    </w:p>
    <w:p w14:paraId="1C1740DE" w14:textId="3142A2C5" w:rsidR="008F73E9" w:rsidRPr="0078577B" w:rsidRDefault="00130597">
      <w:pPr>
        <w:rPr>
          <w:lang w:val="en-GB"/>
          <w:rPrChange w:id="413" w:author="Schenk, Denis Elia (ARTORG)" w:date="2021-05-25T11:03:00Z">
            <w:rPr>
              <w:lang w:val="en-US"/>
            </w:rPr>
          </w:rPrChange>
        </w:rPr>
        <w:pPrChange w:id="414" w:author="Schenk, Denis Elia (ARTORG)" w:date="2021-05-25T11:01:00Z">
          <w:pPr>
            <w:tabs>
              <w:tab w:val="left" w:pos="492"/>
              <w:tab w:val="left" w:pos="2760"/>
            </w:tabs>
            <w:jc w:val="both"/>
          </w:pPr>
        </w:pPrChange>
      </w:pPr>
      <w:r>
        <w:rPr>
          <w:lang w:val="en-GB"/>
        </w:rPr>
        <w:t>The regression results of the filtered data are presented in Figure 5. After filtering, healthy group is reduced to 119 individuals and 603 ROI</w:t>
      </w:r>
      <w:ins w:id="415" w:author="Schenk, Denis Elia (ARTORG)" w:date="2021-05-25T11:02:00Z">
        <w:r w:rsidR="0078577B">
          <w:rPr>
            <w:lang w:val="en-GB"/>
          </w:rPr>
          <w:t>s</w:t>
        </w:r>
      </w:ins>
      <w:del w:id="416" w:author="Schenk, Denis Elia (ARTORG)" w:date="2021-05-25T11:02:00Z">
        <w:r w:rsidDel="0078577B">
          <w:rPr>
            <w:lang w:val="en-GB"/>
          </w:rPr>
          <w:delText>s</w:delText>
        </w:r>
      </w:del>
      <w:ins w:id="417" w:author="Schenk, Denis Elia (ARTORG)" w:date="2021-05-25T11:02:00Z">
        <w:r w:rsidR="0078577B">
          <w:rPr>
            <w:lang w:val="en-GB"/>
          </w:rPr>
          <w:t xml:space="preserve">, resulting in </w:t>
        </w:r>
      </w:ins>
      <w:del w:id="418" w:author="Schenk, Denis Elia (ARTORG)" w:date="2021-05-25T11:02:00Z">
        <w:r w:rsidDel="0078577B">
          <w:rPr>
            <w:lang w:val="en-GB"/>
          </w:rPr>
          <w:delText xml:space="preserve">. This leads to </w:delText>
        </w:r>
      </w:del>
      <w:r>
        <w:rPr>
          <w:lang w:val="en-GB"/>
        </w:rPr>
        <w:t xml:space="preserve">7236 </w:t>
      </w:r>
      <w:ins w:id="419" w:author="Schenk, Denis Elia (ARTORG)" w:date="2021-05-25T11:02:00Z">
        <w:r w:rsidR="0078577B">
          <w:rPr>
            <w:lang w:val="en-GB"/>
          </w:rPr>
          <w:t>data points</w:t>
        </w:r>
      </w:ins>
      <w:del w:id="420" w:author="Schenk, Denis Elia (ARTORG)" w:date="2021-05-25T11:02:00Z">
        <w:r w:rsidDel="0078577B">
          <w:rPr>
            <w:lang w:val="en-GB"/>
          </w:rPr>
          <w:delText>points for the regression</w:delText>
        </w:r>
      </w:del>
      <w:ins w:id="421" w:author="Schenk, Denis Elia (ARTORG)" w:date="2021-05-25T11:02:00Z">
        <w:r w:rsidR="0078577B">
          <w:rPr>
            <w:lang w:val="en-GB"/>
          </w:rPr>
          <w:t xml:space="preserve">, </w:t>
        </w:r>
      </w:ins>
      <w:del w:id="422" w:author="Schenk, Denis Elia (ARTORG)" w:date="2021-05-25T11:02:00Z">
        <w:r w:rsidDel="0078577B">
          <w:rPr>
            <w:lang w:val="en-GB"/>
          </w:rPr>
          <w:delText xml:space="preserve">. Results shown similar values as for the complete data set, namely </w:delText>
        </w:r>
      </w:del>
      <w:r>
        <w:rPr>
          <w:lang w:val="en-GB"/>
        </w:rPr>
        <w:t>a</w:t>
      </w:r>
      <w:ins w:id="423" w:author="Schenk, Denis Elia (ARTORG)" w:date="2021-05-25T11:02:00Z">
        <w:r w:rsidR="0078577B">
          <w:rPr>
            <w:lang w:val="en-GB"/>
          </w:rPr>
          <w:t>n</w:t>
        </w:r>
      </w:ins>
      <w:r>
        <w:rPr>
          <w:lang w:val="en-GB"/>
        </w:rPr>
        <w:t xml:space="preserve"> </w:t>
      </w:r>
      <w:r>
        <w:rPr>
          <w:i/>
          <w:lang w:val="en-GB"/>
        </w:rPr>
        <w:t>R</w:t>
      </w:r>
      <w:r>
        <w:rPr>
          <w:vertAlign w:val="superscript"/>
          <w:lang w:val="en-GB"/>
        </w:rPr>
        <w:t>2</w:t>
      </w:r>
      <w:r>
        <w:rPr>
          <w:vertAlign w:val="subscript"/>
          <w:lang w:val="en-GB"/>
        </w:rPr>
        <w:t>adj</w:t>
      </w:r>
      <w:r>
        <w:rPr>
          <w:lang w:val="en-GB"/>
        </w:rPr>
        <w:t xml:space="preserve"> close to 0.95 and a NE of 16% </w:t>
      </w:r>
      <w:r>
        <w:rPr>
          <w:rFonts w:ascii="Latin Modern Math" w:hAnsi="Latin Modern Math" w:cs="Latin Modern Math"/>
          <w:lang w:val="en-GB"/>
        </w:rPr>
        <w:t>±</w:t>
      </w:r>
      <w:r>
        <w:rPr>
          <w:lang w:val="en-GB"/>
        </w:rPr>
        <w:t xml:space="preserve"> 8%</w:t>
      </w:r>
      <w:del w:id="424" w:author="Schenk, Denis Elia (ARTORG)" w:date="2021-05-25T11:03:00Z">
        <w:r w:rsidDel="0078577B">
          <w:rPr>
            <w:lang w:val="en-GB"/>
          </w:rPr>
          <w:delText>,</w:delText>
        </w:r>
      </w:del>
      <w:del w:id="425" w:author="Schenk, Denis Elia (ARTORG)" w:date="2021-05-25T11:02:00Z">
        <w:r w:rsidDel="0078577B">
          <w:rPr>
            <w:lang w:val="en-GB"/>
          </w:rPr>
          <w:delText xml:space="preserve"> see</w:delText>
        </w:r>
      </w:del>
      <w:r>
        <w:rPr>
          <w:lang w:val="en-GB"/>
        </w:rPr>
        <w:t xml:space="preserve"> </w:t>
      </w:r>
      <w:ins w:id="426" w:author="Schenk, Denis Elia (ARTORG)" w:date="2021-05-25T11:03:00Z">
        <w:r w:rsidR="0078577B">
          <w:rPr>
            <w:lang w:val="en-GB"/>
          </w:rPr>
          <w:t>(</w:t>
        </w:r>
      </w:ins>
      <w:r>
        <w:rPr>
          <w:lang w:val="en-GB"/>
        </w:rPr>
        <w:t>Figure 5a</w:t>
      </w:r>
      <w:ins w:id="427" w:author="Schenk, Denis Elia (ARTORG)" w:date="2021-05-25T11:03:00Z">
        <w:r w:rsidR="0078577B">
          <w:rPr>
            <w:lang w:val="en-GB"/>
          </w:rPr>
          <w:t>)</w:t>
        </w:r>
      </w:ins>
      <w:r>
        <w:rPr>
          <w:lang w:val="en-GB"/>
        </w:rPr>
        <w:t xml:space="preserve">. </w:t>
      </w:r>
      <w:ins w:id="428" w:author="Schenk, Denis Elia (ARTORG)" w:date="2021-05-25T11:03:00Z">
        <w:r w:rsidR="0078577B">
          <w:rPr>
            <w:lang w:val="en-GB"/>
          </w:rPr>
          <w:t>In t</w:t>
        </w:r>
      </w:ins>
      <w:del w:id="429" w:author="Schenk, Denis Elia (ARTORG)" w:date="2021-05-25T11:03:00Z">
        <w:r w:rsidDel="0078577B">
          <w:rPr>
            <w:lang w:val="en-GB"/>
          </w:rPr>
          <w:delText>T</w:delText>
        </w:r>
      </w:del>
      <w:r>
        <w:rPr>
          <w:lang w:val="en-GB"/>
        </w:rPr>
        <w:t xml:space="preserve">he OI group </w:t>
      </w:r>
      <w:del w:id="430" w:author="Schenk, Denis Elia (ARTORG)" w:date="2021-05-25T11:03:00Z">
        <w:r w:rsidDel="0078577B">
          <w:rPr>
            <w:lang w:val="en-GB"/>
          </w:rPr>
          <w:delText>lost</w:delText>
        </w:r>
      </w:del>
      <w:ins w:id="431" w:author="Schenk, Denis Elia (ARTORG)" w:date="2021-05-25T11:03:00Z">
        <w:r w:rsidR="0078577B">
          <w:rPr>
            <w:lang w:val="en-GB"/>
          </w:rPr>
          <w:t xml:space="preserve">, </w:t>
        </w:r>
      </w:ins>
      <w:del w:id="432" w:author="Schenk, Denis Elia (ARTORG)" w:date="2021-05-25T11:03:00Z">
        <w:r w:rsidDel="0078577B">
          <w:rPr>
            <w:lang w:val="en-GB"/>
          </w:rPr>
          <w:delText xml:space="preserve"> </w:delText>
        </w:r>
      </w:del>
      <w:r>
        <w:rPr>
          <w:lang w:val="en-GB"/>
        </w:rPr>
        <w:t xml:space="preserve">more individuals </w:t>
      </w:r>
      <w:ins w:id="433" w:author="Schenk, Denis Elia (ARTORG)" w:date="2021-05-25T11:03:00Z">
        <w:r w:rsidR="0078577B">
          <w:rPr>
            <w:lang w:val="en-GB"/>
          </w:rPr>
          <w:t>were filtered,</w:t>
        </w:r>
      </w:ins>
      <w:del w:id="434" w:author="Schenk, Denis Elia (ARTORG)" w:date="2021-05-25T11:03:00Z">
        <w:r w:rsidDel="0078577B">
          <w:rPr>
            <w:lang w:val="en-GB"/>
          </w:rPr>
          <w:delText>after filtering</w:delText>
        </w:r>
      </w:del>
      <w:r>
        <w:rPr>
          <w:lang w:val="en-GB"/>
        </w:rPr>
        <w:t xml:space="preserve"> leading to 38 people</w:t>
      </w:r>
      <w:ins w:id="435" w:author="Schenk, Denis Elia (ARTORG)" w:date="2021-05-25T11:03:00Z">
        <w:r w:rsidR="0078577B">
          <w:rPr>
            <w:lang w:val="en-GB"/>
          </w:rPr>
          <w:t xml:space="preserve">, </w:t>
        </w:r>
      </w:ins>
      <w:del w:id="436" w:author="Schenk, Denis Elia (ARTORG)" w:date="2021-05-25T11:03:00Z">
        <w:r w:rsidDel="0078577B">
          <w:rPr>
            <w:lang w:val="en-GB"/>
          </w:rPr>
          <w:delText xml:space="preserve"> and </w:delText>
        </w:r>
      </w:del>
      <w:r>
        <w:rPr>
          <w:lang w:val="en-GB"/>
        </w:rPr>
        <w:t>115 ROIs</w:t>
      </w:r>
      <w:del w:id="437" w:author="Schenk, Denis Elia (ARTORG)" w:date="2021-05-25T11:03:00Z">
        <w:r w:rsidDel="0078577B">
          <w:rPr>
            <w:lang w:val="en-GB"/>
          </w:rPr>
          <w:delText>. Regression is performed on</w:delText>
        </w:r>
      </w:del>
      <w:ins w:id="438" w:author="Schenk, Denis Elia (ARTORG)" w:date="2021-05-25T11:03:00Z">
        <w:r w:rsidR="0078577B">
          <w:rPr>
            <w:lang w:val="en-GB"/>
          </w:rPr>
          <w:t xml:space="preserve"> and</w:t>
        </w:r>
      </w:ins>
      <w:r>
        <w:rPr>
          <w:lang w:val="en-GB"/>
        </w:rPr>
        <w:t xml:space="preserve"> 1380 </w:t>
      </w:r>
      <w:ins w:id="439" w:author="Schenk, Denis Elia (ARTORG)" w:date="2021-05-25T11:03:00Z">
        <w:r w:rsidR="0078577B">
          <w:rPr>
            <w:lang w:val="en-GB"/>
          </w:rPr>
          <w:t xml:space="preserve">data </w:t>
        </w:r>
      </w:ins>
      <w:r>
        <w:rPr>
          <w:lang w:val="en-GB"/>
        </w:rPr>
        <w:t>points</w:t>
      </w:r>
      <w:del w:id="440" w:author="Schenk, Denis Elia (ARTORG)" w:date="2021-05-25T11:03:00Z">
        <w:r w:rsidDel="0078577B">
          <w:rPr>
            <w:lang w:val="en-GB"/>
          </w:rPr>
          <w:delText xml:space="preserve"> then</w:delText>
        </w:r>
      </w:del>
      <w:del w:id="441" w:author="Schenk, Denis Elia (ARTORG)" w:date="2021-05-25T11:04:00Z">
        <w:r w:rsidDel="0078577B">
          <w:rPr>
            <w:lang w:val="en-GB"/>
          </w:rPr>
          <w:delText>.</w:delText>
        </w:r>
      </w:del>
      <w:r>
        <w:rPr>
          <w:lang w:val="en-GB"/>
        </w:rPr>
        <w:t xml:space="preserve"> </w:t>
      </w:r>
      <w:ins w:id="442" w:author="Schenk, Denis Elia (ARTORG)" w:date="2021-05-25T11:04:00Z">
        <w:r w:rsidR="0078577B">
          <w:rPr>
            <w:lang w:val="en-GB"/>
          </w:rPr>
          <w:t>(</w:t>
        </w:r>
      </w:ins>
      <w:r>
        <w:rPr>
          <w:lang w:val="en-GB"/>
        </w:rPr>
        <w:t>Figure 5b</w:t>
      </w:r>
      <w:ins w:id="443" w:author="Schenk, Denis Elia (ARTORG)" w:date="2021-05-25T11:04:00Z">
        <w:r w:rsidR="0078577B">
          <w:rPr>
            <w:lang w:val="en-GB"/>
          </w:rPr>
          <w:t>).</w:t>
        </w:r>
      </w:ins>
      <w:r>
        <w:rPr>
          <w:lang w:val="en-GB"/>
        </w:rPr>
        <w:t xml:space="preserve"> </w:t>
      </w:r>
      <w:del w:id="444" w:author="Schenk, Denis Elia (ARTORG)" w:date="2021-05-25T11:04:00Z">
        <w:r w:rsidDel="0078577B">
          <w:rPr>
            <w:lang w:val="en-GB"/>
          </w:rPr>
          <w:delText>presents results with</w:delText>
        </w:r>
      </w:del>
      <w:ins w:id="445" w:author="Schenk, Denis Elia (ARTORG)" w:date="2021-05-25T11:04:00Z">
        <w:r w:rsidR="0078577B">
          <w:rPr>
            <w:lang w:val="en-GB"/>
          </w:rPr>
          <w:t>This resulted in an</w:t>
        </w:r>
      </w:ins>
      <w:del w:id="446" w:author="Schenk, Denis Elia (ARTORG)" w:date="2021-05-25T11:04:00Z">
        <w:r w:rsidDel="0078577B">
          <w:rPr>
            <w:lang w:val="en-GB"/>
          </w:rPr>
          <w:delText xml:space="preserve"> a</w:delText>
        </w:r>
      </w:del>
      <w:r>
        <w:rPr>
          <w:lang w:val="en-GB"/>
        </w:rPr>
        <w:t xml:space="preserve"> </w:t>
      </w:r>
      <w:r>
        <w:rPr>
          <w:i/>
          <w:lang w:val="en-GB"/>
        </w:rPr>
        <w:t>R</w:t>
      </w:r>
      <w:r>
        <w:rPr>
          <w:vertAlign w:val="superscript"/>
          <w:lang w:val="en-GB"/>
        </w:rPr>
        <w:t>2</w:t>
      </w:r>
      <w:r>
        <w:rPr>
          <w:vertAlign w:val="subscript"/>
          <w:lang w:val="en-GB"/>
        </w:rPr>
        <w:t>adj</w:t>
      </w:r>
      <w:r>
        <w:rPr>
          <w:lang w:val="en-GB"/>
        </w:rPr>
        <w:t xml:space="preserve"> </w:t>
      </w:r>
      <w:del w:id="447" w:author="Schenk, Denis Elia (ARTORG)" w:date="2021-05-25T11:04:00Z">
        <w:r w:rsidDel="0078577B">
          <w:rPr>
            <w:lang w:val="en-GB"/>
          </w:rPr>
          <w:delText xml:space="preserve">rounded </w:delText>
        </w:r>
      </w:del>
      <w:ins w:id="448" w:author="Schenk, Denis Elia (ARTORG)" w:date="2021-05-25T11:04:00Z">
        <w:r w:rsidR="0078577B">
          <w:rPr>
            <w:lang w:val="en-GB"/>
          </w:rPr>
          <w:t xml:space="preserve">close </w:t>
        </w:r>
      </w:ins>
      <w:r>
        <w:rPr>
          <w:lang w:val="en-GB"/>
        </w:rPr>
        <w:t xml:space="preserve">to 0.95 and a </w:t>
      </w:r>
      <w:r>
        <w:rPr>
          <w:i/>
          <w:lang w:val="en-GB"/>
        </w:rPr>
        <w:t>NE</w:t>
      </w:r>
      <w:r>
        <w:rPr>
          <w:lang w:val="en-GB"/>
        </w:rPr>
        <w:t xml:space="preserve"> of 17% </w:t>
      </w:r>
      <w:r>
        <w:rPr>
          <w:rFonts w:ascii="Latin Modern Math" w:hAnsi="Latin Modern Math" w:cs="Latin Modern Math"/>
          <w:lang w:val="en-GB"/>
        </w:rPr>
        <w:t>±</w:t>
      </w:r>
      <w:r>
        <w:rPr>
          <w:lang w:val="en-GB"/>
        </w:rPr>
        <w:t xml:space="preserve"> 8%.</w:t>
      </w:r>
    </w:p>
    <w:p w14:paraId="432054BF" w14:textId="77777777" w:rsidR="008F73E9" w:rsidRPr="000B6750" w:rsidRDefault="008F73E9">
      <w:pPr>
        <w:tabs>
          <w:tab w:val="left" w:pos="492"/>
          <w:tab w:val="left" w:pos="2760"/>
        </w:tabs>
        <w:jc w:val="both"/>
        <w:rPr>
          <w:lang w:val="en-US"/>
        </w:rPr>
      </w:pPr>
    </w:p>
    <w:p w14:paraId="4A6003E5" w14:textId="7808A5C6" w:rsidR="008F73E9" w:rsidRPr="000B6750" w:rsidRDefault="00130597">
      <w:pPr>
        <w:rPr>
          <w:lang w:val="en-US"/>
        </w:rPr>
        <w:pPrChange w:id="449" w:author="Schenk, Denis Elia (ARTORG)" w:date="2021-05-25T11:04:00Z">
          <w:pPr>
            <w:tabs>
              <w:tab w:val="left" w:pos="492"/>
              <w:tab w:val="left" w:pos="2760"/>
            </w:tabs>
            <w:jc w:val="both"/>
          </w:pPr>
        </w:pPrChange>
      </w:pPr>
      <w:r>
        <w:rPr>
          <w:lang w:val="en-GB"/>
        </w:rPr>
        <w:t xml:space="preserve">Regression results after BV/TV &amp; DA ROI matching are shown in Table 3. The columns show </w:t>
      </w:r>
      <w:del w:id="450" w:author="Schenk, Denis Elia (ARTORG)" w:date="2021-05-25T11:05:00Z">
        <w:r w:rsidDel="00C802DF">
          <w:rPr>
            <w:lang w:val="en-GB"/>
          </w:rPr>
          <w:delText xml:space="preserve">which </w:delText>
        </w:r>
      </w:del>
      <w:ins w:id="451" w:author="Schenk, Denis Elia (ARTORG)" w:date="2021-05-25T11:05:00Z">
        <w:r w:rsidR="00C802DF">
          <w:rPr>
            <w:lang w:val="en-GB"/>
          </w:rPr>
          <w:t xml:space="preserve">the used </w:t>
        </w:r>
      </w:ins>
      <w:r>
        <w:rPr>
          <w:lang w:val="en-GB"/>
        </w:rPr>
        <w:t>data set</w:t>
      </w:r>
      <w:del w:id="452" w:author="Schenk, Denis Elia (ARTORG)" w:date="2021-05-25T11:05:00Z">
        <w:r w:rsidDel="00C802DF">
          <w:rPr>
            <w:lang w:val="en-GB"/>
          </w:rPr>
          <w:delText xml:space="preserve"> was used</w:delText>
        </w:r>
      </w:del>
      <w:r>
        <w:rPr>
          <w:lang w:val="en-GB"/>
        </w:rPr>
        <w:t>, the fives parameters of the Zysset-</w:t>
      </w:r>
      <w:proofErr w:type="spellStart"/>
      <w:r>
        <w:rPr>
          <w:lang w:val="en-GB"/>
        </w:rPr>
        <w:t>Curnier</w:t>
      </w:r>
      <w:proofErr w:type="spellEnd"/>
      <w:r>
        <w:rPr>
          <w:lang w:val="en-GB"/>
        </w:rPr>
        <w:t xml:space="preserve"> model</w:t>
      </w:r>
      <w:ins w:id="453" w:author="Schenk, Denis Elia (ARTORG)" w:date="2021-05-25T11:05:00Z">
        <w:r w:rsidR="00C802DF">
          <w:rPr>
            <w:lang w:val="en-GB"/>
          </w:rPr>
          <w:t xml:space="preserve"> (k, l, …)</w:t>
        </w:r>
      </w:ins>
      <w:r>
        <w:rPr>
          <w:lang w:val="en-GB"/>
        </w:rPr>
        <w:t xml:space="preserve"> and the assessment of fit quality</w:t>
      </w:r>
      <w:ins w:id="454" w:author="Schenk, Denis Elia (ARTORG)" w:date="2021-05-25T11:05:00Z">
        <w:r w:rsidR="00C802DF">
          <w:rPr>
            <w:lang w:val="en-GB"/>
          </w:rPr>
          <w:t xml:space="preserve"> (R²?)</w:t>
        </w:r>
      </w:ins>
      <w:r>
        <w:rPr>
          <w:lang w:val="en-GB"/>
        </w:rPr>
        <w:t xml:space="preserve">. Grouping healthy and OI data together for regression lead to a </w:t>
      </w:r>
      <w:r>
        <w:rPr>
          <w:i/>
          <w:lang w:val="en-GB"/>
        </w:rPr>
        <w:t>k</w:t>
      </w:r>
      <w:r>
        <w:rPr>
          <w:lang w:val="en-GB"/>
        </w:rPr>
        <w:t xml:space="preserve"> of 1.91 and a </w:t>
      </w:r>
      <w:r>
        <w:rPr>
          <w:i/>
          <w:lang w:val="en-GB"/>
        </w:rPr>
        <w:t>l</w:t>
      </w:r>
      <w:r>
        <w:rPr>
          <w:lang w:val="en-GB"/>
        </w:rPr>
        <w:t xml:space="preserve"> of 0.95. Regression result shows a </w:t>
      </w:r>
      <w:r>
        <w:rPr>
          <w:i/>
          <w:lang w:val="en-GB"/>
        </w:rPr>
        <w:t>R</w:t>
      </w:r>
      <w:r>
        <w:rPr>
          <w:vertAlign w:val="superscript"/>
          <w:lang w:val="en-GB"/>
        </w:rPr>
        <w:t>2</w:t>
      </w:r>
      <w:r>
        <w:rPr>
          <w:vertAlign w:val="subscript"/>
          <w:lang w:val="en-GB"/>
        </w:rPr>
        <w:t>adj</w:t>
      </w:r>
      <w:r>
        <w:rPr>
          <w:lang w:val="en-GB"/>
        </w:rPr>
        <w:t xml:space="preserve"> of 0.94 and a NE of 18% </w:t>
      </w:r>
      <w:r>
        <w:rPr>
          <w:rFonts w:ascii="Latin Modern Math" w:hAnsi="Latin Modern Math" w:cs="Latin Modern Math"/>
          <w:lang w:val="en-GB"/>
        </w:rPr>
        <w:t>±</w:t>
      </w:r>
      <w:r>
        <w:rPr>
          <w:lang w:val="en-GB"/>
        </w:rPr>
        <w:t xml:space="preserve"> 9%. </w:t>
      </w:r>
      <w:ins w:id="455" w:author="Schenk, Denis Elia (ARTORG)" w:date="2021-05-25T11:06:00Z">
        <w:r w:rsidR="00C802DF">
          <w:rPr>
            <w:lang w:val="en-GB"/>
          </w:rPr>
          <w:t>The s</w:t>
        </w:r>
      </w:ins>
      <w:del w:id="456" w:author="Schenk, Denis Elia (ARTORG)" w:date="2021-05-25T11:06:00Z">
        <w:r w:rsidDel="00C802DF">
          <w:rPr>
            <w:lang w:val="en-GB"/>
          </w:rPr>
          <w:delText>S</w:delText>
        </w:r>
      </w:del>
      <w:r>
        <w:rPr>
          <w:lang w:val="en-GB"/>
        </w:rPr>
        <w:t xml:space="preserve">econd and </w:t>
      </w:r>
      <w:ins w:id="457" w:author="Schenk, Denis Elia (ARTORG)" w:date="2021-05-25T11:06:00Z">
        <w:r w:rsidR="00C802DF">
          <w:rPr>
            <w:lang w:val="en-GB"/>
          </w:rPr>
          <w:t xml:space="preserve">the </w:t>
        </w:r>
      </w:ins>
      <w:r>
        <w:rPr>
          <w:lang w:val="en-GB"/>
        </w:rPr>
        <w:t>last row</w:t>
      </w:r>
      <w:del w:id="458" w:author="Schenk, Denis Elia (ARTORG)" w:date="2021-05-25T11:06:00Z">
        <w:r w:rsidDel="00C802DF">
          <w:rPr>
            <w:lang w:val="en-GB"/>
          </w:rPr>
          <w:delText>s</w:delText>
        </w:r>
      </w:del>
      <w:r>
        <w:rPr>
          <w:lang w:val="en-GB"/>
        </w:rPr>
        <w:t xml:space="preserve"> show regression results using separated data sets and </w:t>
      </w:r>
      <w:commentRangeStart w:id="459"/>
      <w:r>
        <w:rPr>
          <w:lang w:val="en-GB"/>
        </w:rPr>
        <w:t xml:space="preserve">imposing </w:t>
      </w:r>
      <w:commentRangeEnd w:id="459"/>
      <w:r w:rsidR="00C802DF">
        <w:rPr>
          <w:rStyle w:val="Kommentarzeichen"/>
        </w:rPr>
        <w:commentReference w:id="459"/>
      </w:r>
      <w:r>
        <w:rPr>
          <w:lang w:val="en-GB"/>
        </w:rPr>
        <w:t xml:space="preserve">the exponents </w:t>
      </w:r>
      <w:r>
        <w:rPr>
          <w:i/>
          <w:lang w:val="en-GB"/>
        </w:rPr>
        <w:t>k</w:t>
      </w:r>
      <w:r>
        <w:rPr>
          <w:lang w:val="en-GB"/>
        </w:rPr>
        <w:t xml:space="preserve"> and </w:t>
      </w:r>
      <w:r>
        <w:rPr>
          <w:i/>
          <w:lang w:val="en-GB"/>
        </w:rPr>
        <w:t>l</w:t>
      </w:r>
      <w:r>
        <w:rPr>
          <w:lang w:val="en-GB"/>
        </w:rPr>
        <w:t xml:space="preserve">. </w:t>
      </w:r>
      <w:commentRangeStart w:id="460"/>
      <w:r>
        <w:rPr>
          <w:lang w:val="en-GB"/>
        </w:rPr>
        <w:t>OI values are higher than healthy one</w:t>
      </w:r>
      <w:commentRangeEnd w:id="460"/>
      <w:r w:rsidR="00C802DF">
        <w:rPr>
          <w:rStyle w:val="Kommentarzeichen"/>
        </w:rPr>
        <w:commentReference w:id="460"/>
      </w:r>
      <w:r>
        <w:rPr>
          <w:lang w:val="en-GB"/>
        </w:rPr>
        <w:t xml:space="preserve">. The increase is of 15%, 1%, and 2% for </w:t>
      </w:r>
      <w:r>
        <w:rPr>
          <w:rFonts w:ascii="Latin Modern Math" w:hAnsi="Latin Modern Math" w:cs="Latin Modern Math"/>
          <w:i/>
          <w:lang w:val="en-GB"/>
        </w:rPr>
        <w:t>λ</w:t>
      </w:r>
      <w:r>
        <w:rPr>
          <w:rFonts w:ascii="Latin Modern Math" w:hAnsi="Latin Modern Math" w:cs="Latin Modern Math"/>
          <w:i/>
          <w:vertAlign w:val="subscript"/>
          <w:lang w:val="en-GB"/>
        </w:rPr>
        <w:t>0</w:t>
      </w:r>
      <w:r>
        <w:rPr>
          <w:lang w:val="en-GB"/>
        </w:rPr>
        <w:t xml:space="preserve">, </w:t>
      </w:r>
      <w:r>
        <w:rPr>
          <w:rFonts w:ascii="Latin Modern Math" w:hAnsi="Latin Modern Math" w:cs="Latin Modern Math"/>
          <w:i/>
          <w:lang w:val="fr-CH"/>
        </w:rPr>
        <w:t>λ</w:t>
      </w:r>
      <w:r>
        <w:rPr>
          <w:rFonts w:ascii="Latin Modern Math" w:hAnsi="Latin Modern Math" w:cs="Latin Modern Math"/>
          <w:i/>
          <w:vertAlign w:val="subscript"/>
          <w:lang w:val="fr-CH"/>
        </w:rPr>
        <w:t>0</w:t>
      </w:r>
      <w:r>
        <w:rPr>
          <w:i/>
          <w:lang w:val="en-GB"/>
        </w:rPr>
        <w:t>'</w:t>
      </w:r>
      <w:r>
        <w:rPr>
          <w:lang w:val="en-GB"/>
        </w:rPr>
        <w:t xml:space="preserve">, and </w:t>
      </w:r>
      <w:r>
        <w:rPr>
          <w:rFonts w:ascii="Latin Modern Math" w:hAnsi="Latin Modern Math" w:cs="Latin Modern Math"/>
          <w:i/>
          <w:lang w:val="fr-CH"/>
        </w:rPr>
        <w:t>μ</w:t>
      </w:r>
      <w:r>
        <w:rPr>
          <w:rFonts w:ascii="Latin Modern Math" w:hAnsi="Latin Modern Math" w:cs="Latin Modern Math"/>
          <w:i/>
          <w:vertAlign w:val="subscript"/>
          <w:lang w:val="fr-CH"/>
        </w:rPr>
        <w:t>0</w:t>
      </w:r>
      <w:r>
        <w:rPr>
          <w:lang w:val="en-GB"/>
        </w:rPr>
        <w:t>, respectively. The ANCOVA performed to quantify the group statistical significance shows a p value of 0.7.</w:t>
      </w:r>
    </w:p>
    <w:p w14:paraId="6082403B" w14:textId="77777777" w:rsidR="008F73E9" w:rsidRPr="000B6750" w:rsidRDefault="008F73E9">
      <w:pPr>
        <w:rPr>
          <w:lang w:val="en-US"/>
        </w:rPr>
        <w:pPrChange w:id="461" w:author="Schenk, Denis Elia (ARTORG)" w:date="2021-05-25T11:04:00Z">
          <w:pPr>
            <w:tabs>
              <w:tab w:val="left" w:pos="492"/>
              <w:tab w:val="left" w:pos="2760"/>
            </w:tabs>
            <w:jc w:val="both"/>
          </w:pPr>
        </w:pPrChange>
      </w:pPr>
    </w:p>
    <w:p w14:paraId="7FE701AE" w14:textId="4F95F994" w:rsidR="008F73E9" w:rsidRPr="000B6750" w:rsidRDefault="00130597">
      <w:pPr>
        <w:rPr>
          <w:lang w:val="en-US"/>
        </w:rPr>
        <w:pPrChange w:id="462" w:author="Schenk, Denis Elia (ARTORG)" w:date="2021-05-25T11:04:00Z">
          <w:pPr>
            <w:tabs>
              <w:tab w:val="left" w:pos="492"/>
              <w:tab w:val="left" w:pos="2760"/>
            </w:tabs>
            <w:jc w:val="both"/>
          </w:pPr>
        </w:pPrChange>
      </w:pPr>
      <w:r>
        <w:rPr>
          <w:lang w:val="en-GB"/>
        </w:rPr>
        <w:t>Table 4 shows results obtained compared to literature. [Gross 2013] has the larger number of ROIs. Data sets of [</w:t>
      </w:r>
      <w:proofErr w:type="spellStart"/>
      <w:r>
        <w:rPr>
          <w:lang w:val="en-GB"/>
        </w:rPr>
        <w:t>Panyasantisuk</w:t>
      </w:r>
      <w:proofErr w:type="spellEnd"/>
      <w:r>
        <w:rPr>
          <w:lang w:val="en-GB"/>
        </w:rPr>
        <w:t xml:space="preserve"> 2015] show BV/TV ranges slightly higher than in the present study and the one of [Gross 2013]. On the other hand, DA is higher in the present study than for [</w:t>
      </w:r>
      <w:proofErr w:type="spellStart"/>
      <w:r>
        <w:rPr>
          <w:lang w:val="en-GB"/>
        </w:rPr>
        <w:t>Panyasantisuk</w:t>
      </w:r>
      <w:proofErr w:type="spellEnd"/>
      <w:r>
        <w:rPr>
          <w:lang w:val="en-GB"/>
        </w:rPr>
        <w:t xml:space="preserve"> 2015] and [Gross 2013]. Setting the exponents </w:t>
      </w:r>
      <w:r>
        <w:rPr>
          <w:i/>
          <w:lang w:val="en-GB"/>
        </w:rPr>
        <w:t>k</w:t>
      </w:r>
      <w:r>
        <w:rPr>
          <w:lang w:val="en-GB"/>
        </w:rPr>
        <w:t xml:space="preserve"> and </w:t>
      </w:r>
      <w:r>
        <w:rPr>
          <w:i/>
          <w:lang w:val="en-GB"/>
        </w:rPr>
        <w:t>l</w:t>
      </w:r>
      <w:r>
        <w:rPr>
          <w:lang w:val="en-GB"/>
        </w:rPr>
        <w:t xml:space="preserve"> to the same values lead</w:t>
      </w:r>
      <w:ins w:id="463" w:author="Schenk, Denis Elia (ARTORG)" w:date="2021-05-25T11:08:00Z">
        <w:r w:rsidR="00C802DF">
          <w:rPr>
            <w:lang w:val="en-GB"/>
          </w:rPr>
          <w:t>s</w:t>
        </w:r>
      </w:ins>
      <w:r>
        <w:rPr>
          <w:lang w:val="en-GB"/>
        </w:rPr>
        <w:t xml:space="preserve"> to lower </w:t>
      </w:r>
      <w:proofErr w:type="spellStart"/>
      <w:r>
        <w:rPr>
          <w:lang w:val="fr-CH"/>
        </w:rPr>
        <w:t>stiffness</w:t>
      </w:r>
      <w:proofErr w:type="spellEnd"/>
      <w:r>
        <w:rPr>
          <w:lang w:val="fr-CH"/>
        </w:rPr>
        <w:t xml:space="preserve"> constants for the </w:t>
      </w:r>
      <w:proofErr w:type="spellStart"/>
      <w:r>
        <w:rPr>
          <w:lang w:val="fr-CH"/>
        </w:rPr>
        <w:t>observed</w:t>
      </w:r>
      <w:proofErr w:type="spellEnd"/>
      <w:r>
        <w:rPr>
          <w:lang w:val="fr-CH"/>
        </w:rPr>
        <w:t xml:space="preserve"> data set </w:t>
      </w:r>
      <w:del w:id="464" w:author="Schenk, Denis Elia (ARTORG)" w:date="2021-05-25T11:08:00Z">
        <w:r w:rsidDel="00C802DF">
          <w:rPr>
            <w:lang w:val="fr-CH"/>
          </w:rPr>
          <w:delText xml:space="preserve">than </w:delText>
        </w:r>
      </w:del>
      <w:proofErr w:type="spellStart"/>
      <w:ins w:id="465" w:author="Schenk, Denis Elia (ARTORG)" w:date="2021-05-25T11:08:00Z">
        <w:r w:rsidR="00C802DF">
          <w:rPr>
            <w:lang w:val="fr-CH"/>
          </w:rPr>
          <w:t>compared</w:t>
        </w:r>
        <w:proofErr w:type="spellEnd"/>
        <w:r w:rsidR="00C802DF">
          <w:rPr>
            <w:lang w:val="fr-CH"/>
          </w:rPr>
          <w:t xml:space="preserve"> </w:t>
        </w:r>
      </w:ins>
      <w:del w:id="466" w:author="Schenk, Denis Elia (ARTORG)" w:date="2021-05-25T11:08:00Z">
        <w:r w:rsidDel="00C802DF">
          <w:rPr>
            <w:lang w:val="fr-CH"/>
          </w:rPr>
          <w:delText xml:space="preserve">for </w:delText>
        </w:r>
      </w:del>
      <w:ins w:id="467" w:author="Schenk, Denis Elia (ARTORG)" w:date="2021-05-25T11:08:00Z">
        <w:r w:rsidR="00C802DF">
          <w:rPr>
            <w:lang w:val="fr-CH"/>
          </w:rPr>
          <w:t xml:space="preserve">to </w:t>
        </w:r>
      </w:ins>
      <w:r>
        <w:rPr>
          <w:lang w:val="fr-CH"/>
        </w:rPr>
        <w:t xml:space="preserve">the </w:t>
      </w:r>
      <w:proofErr w:type="spellStart"/>
      <w:r>
        <w:rPr>
          <w:lang w:val="fr-CH"/>
        </w:rPr>
        <w:t>other</w:t>
      </w:r>
      <w:proofErr w:type="spellEnd"/>
      <w:r>
        <w:rPr>
          <w:lang w:val="fr-CH"/>
        </w:rPr>
        <w:t xml:space="preserve"> </w:t>
      </w:r>
      <w:proofErr w:type="spellStart"/>
      <w:r>
        <w:rPr>
          <w:lang w:val="fr-CH"/>
        </w:rPr>
        <w:t>studies</w:t>
      </w:r>
      <w:proofErr w:type="spellEnd"/>
      <w:r>
        <w:rPr>
          <w:lang w:val="fr-CH"/>
        </w:rPr>
        <w:t>.</w:t>
      </w:r>
      <w:del w:id="468" w:author="Schenk, Denis Elia (ARTORG)" w:date="2021-05-25T11:04:00Z">
        <w:r w:rsidDel="00C802DF">
          <w:rPr>
            <w:lang w:val="en-GB"/>
          </w:rPr>
          <w:delText xml:space="preserve"> </w:delText>
        </w:r>
      </w:del>
    </w:p>
    <w:p w14:paraId="5C385FC7" w14:textId="77777777" w:rsidR="008F73E9" w:rsidRPr="000B6750" w:rsidRDefault="00130597">
      <w:pPr>
        <w:rPr>
          <w:lang w:val="en-US"/>
        </w:rPr>
        <w:pPrChange w:id="469" w:author="Schenk, Denis Elia (ARTORG)" w:date="2021-05-25T11:04:00Z">
          <w:pPr>
            <w:tabs>
              <w:tab w:val="left" w:pos="492"/>
              <w:tab w:val="left" w:pos="2760"/>
            </w:tabs>
            <w:jc w:val="both"/>
          </w:pPr>
        </w:pPrChange>
      </w:pPr>
      <w:r>
        <w:rPr>
          <w:lang w:val="en-GB"/>
        </w:rPr>
        <w:lastRenderedPageBreak/>
        <w:t xml:space="preserve"> </w:t>
      </w:r>
    </w:p>
    <w:p w14:paraId="79BF40F6" w14:textId="77777777" w:rsidR="008F73E9" w:rsidRDefault="00130597">
      <w:pPr>
        <w:tabs>
          <w:tab w:val="left" w:pos="492"/>
          <w:tab w:val="left" w:pos="2760"/>
        </w:tabs>
        <w:jc w:val="center"/>
      </w:pPr>
      <w:r>
        <w:rPr>
          <w:noProof/>
          <w:sz w:val="16"/>
          <w:lang w:val="en-GB"/>
        </w:rPr>
        <w:drawing>
          <wp:inline distT="0" distB="0" distL="0" distR="0" wp14:anchorId="1C7B32E4" wp14:editId="3D5C0FDF">
            <wp:extent cx="2444705" cy="2000250"/>
            <wp:effectExtent l="0" t="0" r="0" b="0"/>
            <wp:docPr id="759" name="12.png"/>
            <wp:cNvGraphicFramePr/>
            <a:graphic xmlns:a="http://schemas.openxmlformats.org/drawingml/2006/main">
              <a:graphicData uri="http://schemas.openxmlformats.org/drawingml/2006/picture">
                <pic:pic xmlns:pic="http://schemas.openxmlformats.org/drawingml/2006/picture">
                  <pic:nvPicPr>
                    <pic:cNvPr id="759" name="12.png"/>
                    <pic:cNvPicPr/>
                  </pic:nvPicPr>
                  <pic:blipFill>
                    <a:blip r:embed="rId15"/>
                  </pic:blipFill>
                  <pic:spPr>
                    <a:xfrm>
                      <a:off x="0" y="0"/>
                      <a:ext cx="2444705" cy="2000250"/>
                    </a:xfrm>
                    <a:prstGeom prst="rect">
                      <a:avLst/>
                    </a:prstGeom>
                  </pic:spPr>
                </pic:pic>
              </a:graphicData>
            </a:graphic>
          </wp:inline>
        </w:drawing>
      </w:r>
    </w:p>
    <w:p w14:paraId="392C1E3F" w14:textId="77777777" w:rsidR="008F73E9" w:rsidRDefault="00130597">
      <w:pPr>
        <w:tabs>
          <w:tab w:val="left" w:pos="492"/>
          <w:tab w:val="left" w:pos="2760"/>
        </w:tabs>
        <w:jc w:val="center"/>
      </w:pPr>
      <w:r>
        <w:rPr>
          <w:sz w:val="16"/>
          <w:lang w:val="en-GB"/>
        </w:rPr>
        <w:t>(a) Healthy group</w:t>
      </w:r>
    </w:p>
    <w:p w14:paraId="6C911A8B" w14:textId="77777777" w:rsidR="008F73E9" w:rsidRDefault="00130597">
      <w:pPr>
        <w:tabs>
          <w:tab w:val="left" w:pos="492"/>
          <w:tab w:val="left" w:pos="2760"/>
        </w:tabs>
        <w:jc w:val="center"/>
      </w:pPr>
      <w:r>
        <w:rPr>
          <w:noProof/>
          <w:sz w:val="16"/>
          <w:lang w:val="en-GB"/>
        </w:rPr>
        <w:drawing>
          <wp:inline distT="0" distB="0" distL="0" distR="0" wp14:anchorId="0FD9BCF3" wp14:editId="2F326F13">
            <wp:extent cx="2444705" cy="2000250"/>
            <wp:effectExtent l="0" t="0" r="0" b="0"/>
            <wp:docPr id="764" name="13.png"/>
            <wp:cNvGraphicFramePr/>
            <a:graphic xmlns:a="http://schemas.openxmlformats.org/drawingml/2006/main">
              <a:graphicData uri="http://schemas.openxmlformats.org/drawingml/2006/picture">
                <pic:pic xmlns:pic="http://schemas.openxmlformats.org/drawingml/2006/picture">
                  <pic:nvPicPr>
                    <pic:cNvPr id="764" name="13.png"/>
                    <pic:cNvPicPr/>
                  </pic:nvPicPr>
                  <pic:blipFill>
                    <a:blip r:embed="rId16"/>
                  </pic:blipFill>
                  <pic:spPr>
                    <a:xfrm>
                      <a:off x="0" y="0"/>
                      <a:ext cx="2444705" cy="2000250"/>
                    </a:xfrm>
                    <a:prstGeom prst="rect">
                      <a:avLst/>
                    </a:prstGeom>
                  </pic:spPr>
                </pic:pic>
              </a:graphicData>
            </a:graphic>
          </wp:inline>
        </w:drawing>
      </w:r>
    </w:p>
    <w:p w14:paraId="15B44787" w14:textId="77777777" w:rsidR="008F73E9" w:rsidRPr="000B6750" w:rsidRDefault="00130597">
      <w:pPr>
        <w:tabs>
          <w:tab w:val="left" w:pos="492"/>
          <w:tab w:val="left" w:pos="2760"/>
        </w:tabs>
        <w:jc w:val="center"/>
        <w:rPr>
          <w:lang w:val="en-US"/>
        </w:rPr>
      </w:pPr>
      <w:r>
        <w:rPr>
          <w:sz w:val="16"/>
          <w:lang w:val="en-GB"/>
        </w:rPr>
        <w:t>(b) OI group</w:t>
      </w:r>
    </w:p>
    <w:p w14:paraId="4028B16D" w14:textId="77777777" w:rsidR="008F73E9" w:rsidRPr="000B6750" w:rsidRDefault="008F73E9">
      <w:pPr>
        <w:tabs>
          <w:tab w:val="left" w:pos="492"/>
          <w:tab w:val="left" w:pos="2760"/>
        </w:tabs>
        <w:jc w:val="center"/>
        <w:rPr>
          <w:lang w:val="en-US"/>
        </w:rPr>
      </w:pPr>
    </w:p>
    <w:p w14:paraId="742B82F4" w14:textId="77777777" w:rsidR="008F73E9" w:rsidRPr="000B6750" w:rsidRDefault="00130597">
      <w:pPr>
        <w:tabs>
          <w:tab w:val="left" w:pos="492"/>
          <w:tab w:val="left" w:pos="2760"/>
        </w:tabs>
        <w:spacing w:after="318"/>
        <w:jc w:val="both"/>
        <w:rPr>
          <w:lang w:val="en-US"/>
        </w:rPr>
      </w:pPr>
      <w:r>
        <w:rPr>
          <w:b/>
          <w:sz w:val="16"/>
          <w:lang w:val="en-GB"/>
        </w:rPr>
        <w:t>Figure 5</w:t>
      </w:r>
      <w:r>
        <w:rPr>
          <w:sz w:val="16"/>
          <w:lang w:val="en-GB"/>
        </w:rPr>
        <w:t xml:space="preserve">: Regression results using the fixed effects of the linear mixed-effect model on filtered data sets. </w:t>
      </w:r>
      <w:proofErr w:type="spellStart"/>
      <w:r>
        <w:rPr>
          <w:rFonts w:ascii="Latin Modern Math" w:hAnsi="Latin Modern Math" w:cs="Latin Modern Math"/>
          <w:i/>
          <w:sz w:val="16"/>
          <w:lang w:val="en-GB"/>
        </w:rPr>
        <w:t>λ</w:t>
      </w:r>
      <w:r>
        <w:rPr>
          <w:rFonts w:ascii="Latin Modern Math" w:hAnsi="Latin Modern Math" w:cs="Latin Modern Math"/>
          <w:i/>
          <w:sz w:val="16"/>
          <w:vertAlign w:val="subscript"/>
          <w:lang w:val="en-GB"/>
        </w:rPr>
        <w:t>ii</w:t>
      </w:r>
      <w:proofErr w:type="spellEnd"/>
      <w:r>
        <w:rPr>
          <w:sz w:val="16"/>
          <w:lang w:val="en-GB"/>
        </w:rPr>
        <w:t xml:space="preserve"> stands for the diagonal terms of normal components of </w:t>
      </w:r>
      <w:r>
        <w:rPr>
          <w:rFonts w:ascii="Latin Modern Math" w:hAnsi="Latin Modern Math" w:cs="Latin Modern Math"/>
          <w:sz w:val="16"/>
          <w:lang w:val="en-GB"/>
        </w:rPr>
        <w:t>𝕊</w:t>
      </w:r>
      <w:r>
        <w:rPr>
          <w:sz w:val="16"/>
          <w:lang w:val="en-GB"/>
        </w:rPr>
        <w:t xml:space="preserve"> in Mandel notation [MANDEL 1965], </w:t>
      </w:r>
      <w:proofErr w:type="spellStart"/>
      <w:r>
        <w:rPr>
          <w:rFonts w:ascii="Latin Modern Math" w:hAnsi="Latin Modern Math" w:cs="Latin Modern Math"/>
          <w:i/>
          <w:sz w:val="16"/>
          <w:lang w:val="en-GB"/>
        </w:rPr>
        <w:t>λ</w:t>
      </w:r>
      <w:r>
        <w:rPr>
          <w:rFonts w:ascii="Latin Modern Math" w:hAnsi="Latin Modern Math" w:cs="Latin Modern Math"/>
          <w:i/>
          <w:sz w:val="16"/>
          <w:vertAlign w:val="subscript"/>
          <w:lang w:val="en-GB"/>
        </w:rPr>
        <w:t>ij</w:t>
      </w:r>
      <w:proofErr w:type="spellEnd"/>
      <w:r>
        <w:rPr>
          <w:sz w:val="16"/>
          <w:lang w:val="en-GB"/>
        </w:rPr>
        <w:t xml:space="preserve"> for the off-diagonal terms of normal components, and </w:t>
      </w:r>
      <w:proofErr w:type="spellStart"/>
      <w:r>
        <w:rPr>
          <w:rFonts w:ascii="Latin Modern Math" w:hAnsi="Latin Modern Math" w:cs="Latin Modern Math"/>
          <w:i/>
          <w:sz w:val="16"/>
          <w:lang w:val="fr-CH"/>
        </w:rPr>
        <w:t>μ</w:t>
      </w:r>
      <w:r>
        <w:rPr>
          <w:rFonts w:ascii="Latin Modern Math" w:hAnsi="Latin Modern Math" w:cs="Latin Modern Math"/>
          <w:i/>
          <w:sz w:val="16"/>
          <w:vertAlign w:val="subscript"/>
          <w:lang w:val="fr-CH"/>
        </w:rPr>
        <w:t>ij</w:t>
      </w:r>
      <w:proofErr w:type="spellEnd"/>
      <w:r>
        <w:rPr>
          <w:sz w:val="16"/>
          <w:lang w:val="en-GB"/>
        </w:rPr>
        <w:t xml:space="preserve"> for the shear components. The dashed line represents the fitted line.</w:t>
      </w:r>
    </w:p>
    <w:p w14:paraId="444BBB1C" w14:textId="77777777" w:rsidR="008F73E9" w:rsidRPr="000B6750" w:rsidRDefault="008F73E9">
      <w:pPr>
        <w:tabs>
          <w:tab w:val="left" w:pos="492"/>
          <w:tab w:val="left" w:pos="2760"/>
        </w:tabs>
        <w:jc w:val="both"/>
        <w:rPr>
          <w:lang w:val="en-US"/>
        </w:rPr>
      </w:pPr>
    </w:p>
    <w:p w14:paraId="2855ED60" w14:textId="77777777" w:rsidR="008F73E9" w:rsidRPr="000B6750" w:rsidRDefault="00130597">
      <w:pPr>
        <w:tabs>
          <w:tab w:val="left" w:pos="492"/>
          <w:tab w:val="left" w:pos="2760"/>
        </w:tabs>
        <w:jc w:val="both"/>
        <w:rPr>
          <w:lang w:val="en-US"/>
        </w:rPr>
      </w:pPr>
      <w:r>
        <w:rPr>
          <w:b/>
          <w:lang w:val="en-GB"/>
        </w:rPr>
        <w:t>4. Discussion</w:t>
      </w:r>
    </w:p>
    <w:p w14:paraId="03804B4E" w14:textId="552A43F4" w:rsidR="008F73E9" w:rsidRPr="000858D0" w:rsidRDefault="00130597">
      <w:pPr>
        <w:tabs>
          <w:tab w:val="left" w:pos="492"/>
          <w:tab w:val="left" w:pos="2760"/>
        </w:tabs>
        <w:jc w:val="both"/>
        <w:rPr>
          <w:sz w:val="22"/>
          <w:szCs w:val="22"/>
          <w:lang w:val="en-US"/>
        </w:rPr>
      </w:pPr>
      <w:commentRangeStart w:id="470"/>
      <w:r w:rsidRPr="000858D0">
        <w:rPr>
          <w:sz w:val="22"/>
          <w:szCs w:val="22"/>
          <w:lang w:val="en-GB"/>
        </w:rPr>
        <w:t>The</w:t>
      </w:r>
      <w:commentRangeEnd w:id="470"/>
      <w:r w:rsidR="00610B3A" w:rsidRPr="000858D0">
        <w:rPr>
          <w:rStyle w:val="Kommentarzeichen"/>
          <w:sz w:val="22"/>
          <w:szCs w:val="22"/>
        </w:rPr>
        <w:commentReference w:id="470"/>
      </w:r>
      <w:r w:rsidRPr="000858D0">
        <w:rPr>
          <w:sz w:val="22"/>
          <w:szCs w:val="22"/>
          <w:lang w:val="en-GB"/>
        </w:rPr>
        <w:t xml:space="preserve"> </w:t>
      </w:r>
      <w:ins w:id="471" w:author="Schenk, Denis Elia (ARTORG)" w:date="2021-05-26T15:09:00Z">
        <w:r w:rsidRPr="000858D0">
          <w:rPr>
            <w:sz w:val="22"/>
            <w:szCs w:val="22"/>
            <w:lang w:val="en-GB"/>
          </w:rPr>
          <w:t xml:space="preserve">As </w:t>
        </w:r>
      </w:ins>
      <w:ins w:id="472" w:author="Schenk, Denis Elia (ARTORG)" w:date="2021-05-26T15:10:00Z">
        <w:r w:rsidRPr="000858D0">
          <w:rPr>
            <w:sz w:val="22"/>
            <w:szCs w:val="22"/>
            <w:lang w:val="en-GB"/>
          </w:rPr>
          <w:t xml:space="preserve">the previous studies have the same age range as our matched groups, we can </w:t>
        </w:r>
      </w:ins>
      <w:del w:id="473" w:author="Schenk, Denis Elia (ARTORG)" w:date="2021-05-26T15:10:00Z">
        <w:r w:rsidRPr="000858D0" w:rsidDel="00130597">
          <w:rPr>
            <w:sz w:val="22"/>
            <w:szCs w:val="22"/>
            <w:lang w:val="en-GB"/>
          </w:rPr>
          <w:delText xml:space="preserve">age of matched individuals lies in the spectrum of the others studies which allow to </w:delText>
        </w:r>
      </w:del>
      <w:r w:rsidRPr="000858D0">
        <w:rPr>
          <w:sz w:val="22"/>
          <w:szCs w:val="22"/>
          <w:lang w:val="en-GB"/>
        </w:rPr>
        <w:t>compare</w:t>
      </w:r>
      <w:ins w:id="474" w:author="Schenk, Denis Elia (ARTORG)" w:date="2021-05-26T15:10:00Z">
        <w:r w:rsidRPr="000858D0">
          <w:rPr>
            <w:sz w:val="22"/>
            <w:szCs w:val="22"/>
            <w:lang w:val="en-GB"/>
          </w:rPr>
          <w:t xml:space="preserve"> </w:t>
        </w:r>
      </w:ins>
      <w:del w:id="475" w:author="Schenk, Denis Elia (ARTORG)" w:date="2021-05-26T15:10:00Z">
        <w:r w:rsidRPr="000858D0" w:rsidDel="00130597">
          <w:rPr>
            <w:sz w:val="22"/>
            <w:szCs w:val="22"/>
            <w:lang w:val="en-GB"/>
          </w:rPr>
          <w:delText xml:space="preserve"> the </w:delText>
        </w:r>
      </w:del>
      <w:r w:rsidRPr="000858D0">
        <w:rPr>
          <w:sz w:val="22"/>
          <w:szCs w:val="22"/>
          <w:lang w:val="en-GB"/>
        </w:rPr>
        <w:t xml:space="preserve">morphological </w:t>
      </w:r>
      <w:del w:id="476" w:author="Schenk, Denis Elia (ARTORG)" w:date="2021-05-26T15:11:00Z">
        <w:r w:rsidRPr="000858D0" w:rsidDel="00130597">
          <w:rPr>
            <w:sz w:val="22"/>
            <w:szCs w:val="22"/>
            <w:lang w:val="en-GB"/>
          </w:rPr>
          <w:delText>values</w:delText>
        </w:r>
      </w:del>
      <w:ins w:id="477" w:author="Schenk, Denis Elia (ARTORG)" w:date="2021-05-26T15:11:00Z">
        <w:r w:rsidRPr="000858D0">
          <w:rPr>
            <w:sz w:val="22"/>
            <w:szCs w:val="22"/>
            <w:lang w:val="en-GB"/>
          </w:rPr>
          <w:t>parameters</w:t>
        </w:r>
      </w:ins>
      <w:r w:rsidRPr="000858D0">
        <w:rPr>
          <w:sz w:val="22"/>
          <w:szCs w:val="22"/>
          <w:lang w:val="en-GB"/>
        </w:rPr>
        <w:t xml:space="preserve">. The </w:t>
      </w:r>
      <w:ins w:id="478" w:author="Schenk, Denis Elia (ARTORG)" w:date="2021-05-31T15:50:00Z">
        <w:r w:rsidR="000858D0">
          <w:rPr>
            <w:sz w:val="22"/>
            <w:szCs w:val="22"/>
            <w:lang w:val="en-GB"/>
          </w:rPr>
          <w:t xml:space="preserve">imaging system explains </w:t>
        </w:r>
      </w:ins>
      <w:del w:id="479" w:author="Schenk, Denis Elia (ARTORG)" w:date="2021-05-31T15:50:00Z">
        <w:r w:rsidRPr="000858D0" w:rsidDel="000858D0">
          <w:rPr>
            <w:sz w:val="22"/>
            <w:szCs w:val="22"/>
            <w:lang w:val="en-GB"/>
          </w:rPr>
          <w:delText>main explanation for</w:delText>
        </w:r>
      </w:del>
      <w:ins w:id="480" w:author="Schenk, Denis Elia (ARTORG)" w:date="2021-05-31T15:50:00Z">
        <w:r w:rsidR="000858D0">
          <w:rPr>
            <w:sz w:val="22"/>
            <w:szCs w:val="22"/>
            <w:lang w:val="en-GB"/>
          </w:rPr>
          <w:t>most of the</w:t>
        </w:r>
      </w:ins>
      <w:r w:rsidRPr="000858D0">
        <w:rPr>
          <w:sz w:val="22"/>
          <w:szCs w:val="22"/>
          <w:lang w:val="en-GB"/>
        </w:rPr>
        <w:t xml:space="preserve"> differences between the absolute </w:t>
      </w:r>
      <w:ins w:id="481" w:author="Schenk, Denis Elia (ARTORG)" w:date="2021-05-31T15:50:00Z">
        <w:r w:rsidR="000858D0">
          <w:rPr>
            <w:sz w:val="22"/>
            <w:szCs w:val="22"/>
            <w:lang w:val="en-GB"/>
          </w:rPr>
          <w:t xml:space="preserve">morphological </w:t>
        </w:r>
      </w:ins>
      <w:r w:rsidRPr="000858D0">
        <w:rPr>
          <w:sz w:val="22"/>
          <w:szCs w:val="22"/>
          <w:lang w:val="en-GB"/>
        </w:rPr>
        <w:t>values of the present study compared to the others</w:t>
      </w:r>
      <w:del w:id="482" w:author="Schenk, Denis Elia (ARTORG)" w:date="2021-05-31T15:51:00Z">
        <w:r w:rsidRPr="000858D0" w:rsidDel="000858D0">
          <w:rPr>
            <w:sz w:val="22"/>
            <w:szCs w:val="22"/>
            <w:lang w:val="en-GB"/>
          </w:rPr>
          <w:delText xml:space="preserve"> lies in the imaging system</w:delText>
        </w:r>
      </w:del>
      <w:r w:rsidRPr="000858D0">
        <w:rPr>
          <w:sz w:val="22"/>
          <w:szCs w:val="22"/>
          <w:lang w:val="en-GB"/>
        </w:rPr>
        <w:t>. [</w:t>
      </w:r>
      <w:proofErr w:type="spellStart"/>
      <w:r w:rsidRPr="000858D0">
        <w:rPr>
          <w:sz w:val="22"/>
          <w:szCs w:val="22"/>
          <w:lang w:val="en-GB"/>
        </w:rPr>
        <w:t>Folkestad</w:t>
      </w:r>
      <w:proofErr w:type="spellEnd"/>
      <w:r w:rsidRPr="000858D0">
        <w:rPr>
          <w:sz w:val="22"/>
          <w:szCs w:val="22"/>
          <w:lang w:val="en-GB"/>
        </w:rPr>
        <w:t xml:space="preserve"> 2012], [</w:t>
      </w:r>
      <w:proofErr w:type="spellStart"/>
      <w:r w:rsidRPr="000858D0">
        <w:rPr>
          <w:sz w:val="22"/>
          <w:szCs w:val="22"/>
          <w:lang w:val="en-GB"/>
        </w:rPr>
        <w:t>Kocijan</w:t>
      </w:r>
      <w:proofErr w:type="spellEnd"/>
      <w:r w:rsidRPr="000858D0">
        <w:rPr>
          <w:sz w:val="22"/>
          <w:szCs w:val="22"/>
          <w:lang w:val="en-GB"/>
        </w:rPr>
        <w:t xml:space="preserve"> 2015], and [</w:t>
      </w:r>
      <w:proofErr w:type="spellStart"/>
      <w:r w:rsidRPr="000858D0">
        <w:rPr>
          <w:sz w:val="22"/>
          <w:szCs w:val="22"/>
          <w:lang w:val="en-GB"/>
        </w:rPr>
        <w:t>Rolvien</w:t>
      </w:r>
      <w:proofErr w:type="spellEnd"/>
      <w:r w:rsidRPr="000858D0">
        <w:rPr>
          <w:sz w:val="22"/>
          <w:szCs w:val="22"/>
          <w:lang w:val="en-GB"/>
        </w:rPr>
        <w:t xml:space="preserve"> 2018] have performed </w:t>
      </w:r>
      <w:ins w:id="483" w:author="Schenk, Denis Elia (ARTORG)" w:date="2021-05-31T15:51:00Z">
        <w:r w:rsidR="000858D0">
          <w:rPr>
            <w:sz w:val="22"/>
            <w:szCs w:val="22"/>
            <w:lang w:val="en-GB"/>
          </w:rPr>
          <w:t xml:space="preserve">their measurements on </w:t>
        </w:r>
      </w:ins>
      <w:r w:rsidRPr="000858D0">
        <w:rPr>
          <w:sz w:val="22"/>
          <w:szCs w:val="22"/>
          <w:lang w:val="en-GB"/>
        </w:rPr>
        <w:t xml:space="preserve">first generation </w:t>
      </w:r>
      <w:del w:id="484" w:author="Schenk, Denis Elia (ARTORG)" w:date="2021-05-31T15:52:00Z">
        <w:r w:rsidRPr="000858D0" w:rsidDel="000858D0">
          <w:rPr>
            <w:sz w:val="22"/>
            <w:szCs w:val="22"/>
            <w:lang w:val="en-GB"/>
          </w:rPr>
          <w:delText xml:space="preserve">Xtreme </w:delText>
        </w:r>
      </w:del>
      <w:ins w:id="485" w:author="Schenk, Denis Elia (ARTORG)" w:date="2021-05-31T15:52:00Z">
        <w:r w:rsidR="000858D0">
          <w:rPr>
            <w:sz w:val="22"/>
            <w:szCs w:val="22"/>
            <w:lang w:val="en-GB"/>
          </w:rPr>
          <w:t>X</w:t>
        </w:r>
      </w:ins>
      <w:r w:rsidRPr="000858D0">
        <w:rPr>
          <w:sz w:val="22"/>
          <w:szCs w:val="22"/>
          <w:lang w:val="en-GB"/>
        </w:rPr>
        <w:t xml:space="preserve">CT </w:t>
      </w:r>
      <w:del w:id="486" w:author="Schenk, Denis Elia (ARTORG)" w:date="2021-05-31T15:51:00Z">
        <w:r w:rsidRPr="000858D0" w:rsidDel="000858D0">
          <w:rPr>
            <w:sz w:val="22"/>
            <w:szCs w:val="22"/>
            <w:lang w:val="en-GB"/>
          </w:rPr>
          <w:delText xml:space="preserve">scans </w:delText>
        </w:r>
      </w:del>
      <w:ins w:id="487" w:author="Schenk, Denis Elia (ARTORG)" w:date="2021-05-31T15:51:00Z">
        <w:r w:rsidR="000858D0">
          <w:rPr>
            <w:sz w:val="22"/>
            <w:szCs w:val="22"/>
            <w:lang w:val="en-GB"/>
          </w:rPr>
          <w:t>scanners</w:t>
        </w:r>
      </w:ins>
      <w:ins w:id="488" w:author="Schenk, Denis Elia (ARTORG)" w:date="2021-05-31T15:52:00Z">
        <w:r w:rsidR="000858D0">
          <w:rPr>
            <w:sz w:val="22"/>
            <w:szCs w:val="22"/>
            <w:lang w:val="en-GB"/>
          </w:rPr>
          <w:t>, while we</w:t>
        </w:r>
      </w:ins>
      <w:ins w:id="489" w:author="Schenk, Denis Elia (ARTORG)" w:date="2021-05-31T15:51:00Z">
        <w:r w:rsidR="000858D0" w:rsidRPr="000858D0">
          <w:rPr>
            <w:sz w:val="22"/>
            <w:szCs w:val="22"/>
            <w:lang w:val="en-GB"/>
          </w:rPr>
          <w:t xml:space="preserve"> </w:t>
        </w:r>
      </w:ins>
      <w:del w:id="490" w:author="Schenk, Denis Elia (ARTORG)" w:date="2021-05-31T15:52:00Z">
        <w:r w:rsidRPr="000858D0" w:rsidDel="000858D0">
          <w:rPr>
            <w:sz w:val="22"/>
            <w:szCs w:val="22"/>
            <w:lang w:val="en-GB"/>
          </w:rPr>
          <w:delText>and the present study</w:delText>
        </w:r>
      </w:del>
      <w:ins w:id="491" w:author="Schenk, Denis Elia (ARTORG)" w:date="2021-05-31T15:52:00Z">
        <w:r w:rsidR="000858D0">
          <w:rPr>
            <w:sz w:val="22"/>
            <w:szCs w:val="22"/>
            <w:lang w:val="en-GB"/>
          </w:rPr>
          <w:t>have used</w:t>
        </w:r>
      </w:ins>
      <w:del w:id="492" w:author="Schenk, Denis Elia (ARTORG)" w:date="2021-05-31T15:52:00Z">
        <w:r w:rsidRPr="000858D0" w:rsidDel="000858D0">
          <w:rPr>
            <w:sz w:val="22"/>
            <w:szCs w:val="22"/>
            <w:lang w:val="en-GB"/>
          </w:rPr>
          <w:delText xml:space="preserve"> use</w:delText>
        </w:r>
      </w:del>
      <w:r w:rsidRPr="000858D0">
        <w:rPr>
          <w:sz w:val="22"/>
          <w:szCs w:val="22"/>
          <w:lang w:val="en-GB"/>
        </w:rPr>
        <w:t xml:space="preserve"> </w:t>
      </w:r>
      <w:del w:id="493" w:author="Schenk, Denis Elia (ARTORG)" w:date="2021-05-31T15:52:00Z">
        <w:r w:rsidRPr="000858D0" w:rsidDel="000858D0">
          <w:rPr>
            <w:sz w:val="22"/>
            <w:szCs w:val="22"/>
            <w:lang w:val="en-GB"/>
          </w:rPr>
          <w:delText>image from</w:delText>
        </w:r>
      </w:del>
      <w:ins w:id="494" w:author="Schenk, Denis Elia (ARTORG)" w:date="2021-05-31T15:52:00Z">
        <w:r w:rsidR="000858D0">
          <w:rPr>
            <w:sz w:val="22"/>
            <w:szCs w:val="22"/>
            <w:lang w:val="en-GB"/>
          </w:rPr>
          <w:t>a second generation XCT</w:t>
        </w:r>
      </w:ins>
      <w:del w:id="495" w:author="Schenk, Denis Elia (ARTORG)" w:date="2021-05-31T15:52:00Z">
        <w:r w:rsidRPr="000858D0" w:rsidDel="000858D0">
          <w:rPr>
            <w:sz w:val="22"/>
            <w:szCs w:val="22"/>
            <w:lang w:val="en-GB"/>
          </w:rPr>
          <w:delText xml:space="preserve"> XCTII</w:delText>
        </w:r>
      </w:del>
      <w:r w:rsidRPr="000858D0">
        <w:rPr>
          <w:sz w:val="22"/>
          <w:szCs w:val="22"/>
          <w:lang w:val="en-GB"/>
        </w:rPr>
        <w:t xml:space="preserve">. The work from [Agarwal 2016] showed that BV/TV, </w:t>
      </w:r>
      <w:proofErr w:type="spellStart"/>
      <w:r w:rsidRPr="000858D0">
        <w:rPr>
          <w:sz w:val="22"/>
          <w:szCs w:val="22"/>
          <w:lang w:val="en-GB"/>
        </w:rPr>
        <w:t>Tb</w:t>
      </w:r>
      <w:del w:id="496" w:author="Schenk, Denis Elia (ARTORG)" w:date="2021-05-31T15:54:00Z">
        <w:r w:rsidRPr="000858D0" w:rsidDel="000858D0">
          <w:rPr>
            <w:sz w:val="22"/>
            <w:szCs w:val="22"/>
            <w:lang w:val="en-GB"/>
          </w:rPr>
          <w:delText xml:space="preserve"> </w:delText>
        </w:r>
      </w:del>
      <w:r w:rsidRPr="000858D0">
        <w:rPr>
          <w:sz w:val="22"/>
          <w:szCs w:val="22"/>
          <w:lang w:val="en-GB"/>
        </w:rPr>
        <w:t>Th</w:t>
      </w:r>
      <w:proofErr w:type="spellEnd"/>
      <w:r w:rsidRPr="000858D0">
        <w:rPr>
          <w:sz w:val="22"/>
          <w:szCs w:val="22"/>
          <w:lang w:val="en-GB"/>
        </w:rPr>
        <w:t xml:space="preserve">, and </w:t>
      </w:r>
      <w:proofErr w:type="spellStart"/>
      <w:r w:rsidRPr="000858D0">
        <w:rPr>
          <w:sz w:val="22"/>
          <w:szCs w:val="22"/>
          <w:lang w:val="en-GB"/>
        </w:rPr>
        <w:t>Tb</w:t>
      </w:r>
      <w:del w:id="497" w:author="Schenk, Denis Elia (ARTORG)" w:date="2021-05-31T15:54:00Z">
        <w:r w:rsidRPr="000858D0" w:rsidDel="000858D0">
          <w:rPr>
            <w:sz w:val="22"/>
            <w:szCs w:val="22"/>
            <w:lang w:val="en-GB"/>
          </w:rPr>
          <w:delText xml:space="preserve"> </w:delText>
        </w:r>
      </w:del>
      <w:r w:rsidRPr="000858D0">
        <w:rPr>
          <w:sz w:val="22"/>
          <w:szCs w:val="22"/>
          <w:lang w:val="en-GB"/>
        </w:rPr>
        <w:t>Sp</w:t>
      </w:r>
      <w:proofErr w:type="spellEnd"/>
      <w:r w:rsidRPr="000858D0">
        <w:rPr>
          <w:sz w:val="22"/>
          <w:szCs w:val="22"/>
          <w:lang w:val="en-GB"/>
        </w:rPr>
        <w:t xml:space="preserve"> </w:t>
      </w:r>
      <w:del w:id="498" w:author="Schenk, Denis Elia (ARTORG)" w:date="2021-05-31T15:52:00Z">
        <w:r w:rsidRPr="000858D0" w:rsidDel="000858D0">
          <w:rPr>
            <w:sz w:val="22"/>
            <w:szCs w:val="22"/>
            <w:lang w:val="en-GB"/>
          </w:rPr>
          <w:delText xml:space="preserve">is </w:delText>
        </w:r>
      </w:del>
      <w:ins w:id="499" w:author="Schenk, Denis Elia (ARTORG)" w:date="2021-05-31T15:52:00Z">
        <w:r w:rsidR="000858D0">
          <w:rPr>
            <w:sz w:val="22"/>
            <w:szCs w:val="22"/>
            <w:lang w:val="en-GB"/>
          </w:rPr>
          <w:t>are</w:t>
        </w:r>
        <w:r w:rsidR="000858D0" w:rsidRPr="000858D0">
          <w:rPr>
            <w:sz w:val="22"/>
            <w:szCs w:val="22"/>
            <w:lang w:val="en-GB"/>
          </w:rPr>
          <w:t xml:space="preserve"> </w:t>
        </w:r>
      </w:ins>
      <w:r w:rsidRPr="000858D0">
        <w:rPr>
          <w:sz w:val="22"/>
          <w:szCs w:val="22"/>
          <w:lang w:val="en-GB"/>
        </w:rPr>
        <w:t xml:space="preserve">higher in second generation </w:t>
      </w:r>
      <w:commentRangeStart w:id="500"/>
      <w:r w:rsidRPr="000858D0">
        <w:rPr>
          <w:sz w:val="22"/>
          <w:szCs w:val="22"/>
          <w:lang w:val="en-GB"/>
        </w:rPr>
        <w:t>X</w:t>
      </w:r>
      <w:del w:id="501" w:author="Schenk, Denis Elia (ARTORG)" w:date="2021-05-31T15:53:00Z">
        <w:r w:rsidRPr="000858D0" w:rsidDel="000858D0">
          <w:rPr>
            <w:sz w:val="22"/>
            <w:szCs w:val="22"/>
            <w:lang w:val="en-GB"/>
          </w:rPr>
          <w:delText xml:space="preserve">treme </w:delText>
        </w:r>
      </w:del>
      <w:r w:rsidRPr="000858D0">
        <w:rPr>
          <w:sz w:val="22"/>
          <w:szCs w:val="22"/>
          <w:lang w:val="en-GB"/>
        </w:rPr>
        <w:t xml:space="preserve">CT </w:t>
      </w:r>
      <w:commentRangeEnd w:id="500"/>
      <w:r w:rsidRPr="000858D0">
        <w:rPr>
          <w:rStyle w:val="Kommentarzeichen"/>
          <w:sz w:val="22"/>
          <w:szCs w:val="22"/>
        </w:rPr>
        <w:commentReference w:id="500"/>
      </w:r>
      <w:ins w:id="502" w:author="Schenk, Denis Elia (ARTORG)" w:date="2021-05-31T15:53:00Z">
        <w:r w:rsidR="000858D0">
          <w:rPr>
            <w:sz w:val="22"/>
            <w:szCs w:val="22"/>
            <w:lang w:val="en-GB"/>
          </w:rPr>
          <w:t xml:space="preserve">scanners </w:t>
        </w:r>
      </w:ins>
      <w:r w:rsidRPr="000858D0">
        <w:rPr>
          <w:sz w:val="22"/>
          <w:szCs w:val="22"/>
          <w:lang w:val="en-GB"/>
        </w:rPr>
        <w:t>and</w:t>
      </w:r>
      <w:del w:id="503" w:author="Schenk, Denis Elia (ARTORG)" w:date="2021-05-26T15:12:00Z">
        <w:r w:rsidRPr="000858D0" w:rsidDel="00130597">
          <w:rPr>
            <w:sz w:val="22"/>
            <w:szCs w:val="22"/>
            <w:lang w:val="en-GB"/>
          </w:rPr>
          <w:delText>, on the other hand,</w:delText>
        </w:r>
      </w:del>
      <w:r w:rsidRPr="000858D0">
        <w:rPr>
          <w:sz w:val="22"/>
          <w:szCs w:val="22"/>
          <w:lang w:val="en-GB"/>
        </w:rPr>
        <w:t xml:space="preserve"> Tb N is </w:t>
      </w:r>
      <w:del w:id="504" w:author="Schenk, Denis Elia (ARTORG)" w:date="2021-05-26T15:13:00Z">
        <w:r w:rsidRPr="000858D0" w:rsidDel="00130597">
          <w:rPr>
            <w:sz w:val="22"/>
            <w:szCs w:val="22"/>
            <w:lang w:val="en-GB"/>
          </w:rPr>
          <w:delText>higher in first generation Xtreme CT</w:delText>
        </w:r>
      </w:del>
      <w:ins w:id="505" w:author="Schenk, Denis Elia (ARTORG)" w:date="2021-05-26T15:13:00Z">
        <w:r w:rsidRPr="000858D0">
          <w:rPr>
            <w:sz w:val="22"/>
            <w:szCs w:val="22"/>
            <w:lang w:val="en-GB"/>
          </w:rPr>
          <w:t>lower, compared to first generation XCT</w:t>
        </w:r>
      </w:ins>
      <w:r w:rsidRPr="000858D0">
        <w:rPr>
          <w:sz w:val="22"/>
          <w:szCs w:val="22"/>
          <w:lang w:val="en-GB"/>
        </w:rPr>
        <w:t xml:space="preserve">. These results give confidence </w:t>
      </w:r>
      <w:del w:id="506" w:author="Schenk, Denis Elia (ARTORG)" w:date="2021-05-31T15:53:00Z">
        <w:r w:rsidRPr="000858D0" w:rsidDel="000858D0">
          <w:rPr>
            <w:sz w:val="22"/>
            <w:szCs w:val="22"/>
            <w:lang w:val="en-GB"/>
          </w:rPr>
          <w:delText xml:space="preserve">on </w:delText>
        </w:r>
      </w:del>
      <w:ins w:id="507" w:author="Schenk, Denis Elia (ARTORG)" w:date="2021-05-31T15:53:00Z">
        <w:r w:rsidR="000858D0">
          <w:rPr>
            <w:sz w:val="22"/>
            <w:szCs w:val="22"/>
            <w:lang w:val="en-GB"/>
          </w:rPr>
          <w:t>in our</w:t>
        </w:r>
      </w:ins>
      <w:del w:id="508" w:author="Schenk, Denis Elia (ARTORG)" w:date="2021-05-31T15:53:00Z">
        <w:r w:rsidRPr="000858D0" w:rsidDel="000858D0">
          <w:rPr>
            <w:sz w:val="22"/>
            <w:szCs w:val="22"/>
            <w:lang w:val="en-GB"/>
          </w:rPr>
          <w:delText>the</w:delText>
        </w:r>
      </w:del>
      <w:r w:rsidRPr="000858D0">
        <w:rPr>
          <w:sz w:val="22"/>
          <w:szCs w:val="22"/>
          <w:lang w:val="en-GB"/>
        </w:rPr>
        <w:t xml:space="preserve"> observed values. Another bias is introduced by the fact that the present study analyses the median values of six cubic ROIs with 5.3 mm side length. This conditions the </w:t>
      </w:r>
      <w:proofErr w:type="spellStart"/>
      <w:r w:rsidRPr="000858D0">
        <w:rPr>
          <w:sz w:val="22"/>
          <w:szCs w:val="22"/>
          <w:lang w:val="en-GB"/>
        </w:rPr>
        <w:t>Tb</w:t>
      </w:r>
      <w:del w:id="509" w:author="Schenk, Denis Elia (ARTORG)" w:date="2021-05-31T15:54:00Z">
        <w:r w:rsidRPr="000858D0" w:rsidDel="000858D0">
          <w:rPr>
            <w:sz w:val="22"/>
            <w:szCs w:val="22"/>
            <w:lang w:val="en-GB"/>
          </w:rPr>
          <w:delText xml:space="preserve"> </w:delText>
        </w:r>
      </w:del>
      <w:r w:rsidRPr="000858D0">
        <w:rPr>
          <w:sz w:val="22"/>
          <w:szCs w:val="22"/>
          <w:lang w:val="en-GB"/>
        </w:rPr>
        <w:t>N</w:t>
      </w:r>
      <w:proofErr w:type="spellEnd"/>
      <w:r w:rsidRPr="000858D0">
        <w:rPr>
          <w:sz w:val="22"/>
          <w:szCs w:val="22"/>
          <w:lang w:val="en-GB"/>
        </w:rPr>
        <w:t xml:space="preserve"> and </w:t>
      </w:r>
      <w:proofErr w:type="spellStart"/>
      <w:r w:rsidRPr="000858D0">
        <w:rPr>
          <w:sz w:val="22"/>
          <w:szCs w:val="22"/>
          <w:lang w:val="en-GB"/>
        </w:rPr>
        <w:t>Tb</w:t>
      </w:r>
      <w:del w:id="510" w:author="Schenk, Denis Elia (ARTORG)" w:date="2021-05-31T15:54:00Z">
        <w:r w:rsidRPr="000858D0" w:rsidDel="000858D0">
          <w:rPr>
            <w:sz w:val="22"/>
            <w:szCs w:val="22"/>
            <w:lang w:val="en-GB"/>
          </w:rPr>
          <w:delText xml:space="preserve"> </w:delText>
        </w:r>
      </w:del>
      <w:r w:rsidRPr="000858D0">
        <w:rPr>
          <w:sz w:val="22"/>
          <w:szCs w:val="22"/>
          <w:lang w:val="en-GB"/>
        </w:rPr>
        <w:t>Sp</w:t>
      </w:r>
      <w:proofErr w:type="spellEnd"/>
      <w:r w:rsidRPr="000858D0">
        <w:rPr>
          <w:sz w:val="22"/>
          <w:szCs w:val="22"/>
          <w:lang w:val="en-GB"/>
        </w:rPr>
        <w:t xml:space="preserve"> as they depend on the ROI size. Moreover, conditions imposed for </w:t>
      </w:r>
      <w:ins w:id="511" w:author="Schenk, Denis Elia (ARTORG)" w:date="2021-05-31T15:54:00Z">
        <w:r w:rsidR="000858D0">
          <w:rPr>
            <w:sz w:val="22"/>
            <w:szCs w:val="22"/>
            <w:lang w:val="en-GB"/>
          </w:rPr>
          <w:t xml:space="preserve">random </w:t>
        </w:r>
      </w:ins>
      <w:r w:rsidRPr="000858D0">
        <w:rPr>
          <w:sz w:val="22"/>
          <w:szCs w:val="22"/>
          <w:lang w:val="en-GB"/>
        </w:rPr>
        <w:t xml:space="preserve">ROI </w:t>
      </w:r>
      <w:del w:id="512" w:author="Schenk, Denis Elia (ARTORG)" w:date="2021-05-31T15:54:00Z">
        <w:r w:rsidRPr="000858D0" w:rsidDel="000858D0">
          <w:rPr>
            <w:sz w:val="22"/>
            <w:szCs w:val="22"/>
            <w:lang w:val="en-GB"/>
          </w:rPr>
          <w:delText xml:space="preserve">random </w:delText>
        </w:r>
      </w:del>
      <w:r w:rsidRPr="000858D0">
        <w:rPr>
          <w:sz w:val="22"/>
          <w:szCs w:val="22"/>
          <w:lang w:val="en-GB"/>
        </w:rPr>
        <w:t xml:space="preserve">selection can lead to further biased values, specially of OI patient, as </w:t>
      </w:r>
      <w:ins w:id="513" w:author="Schenk, Denis Elia (ARTORG)" w:date="2021-05-31T15:54:00Z">
        <w:r w:rsidR="000858D0">
          <w:rPr>
            <w:sz w:val="22"/>
            <w:szCs w:val="22"/>
            <w:lang w:val="en-GB"/>
          </w:rPr>
          <w:t>the ROI</w:t>
        </w:r>
      </w:ins>
      <w:del w:id="514" w:author="Schenk, Denis Elia (ARTORG)" w:date="2021-05-31T15:54:00Z">
        <w:r w:rsidRPr="000858D0" w:rsidDel="000858D0">
          <w:rPr>
            <w:sz w:val="22"/>
            <w:szCs w:val="22"/>
            <w:lang w:val="en-GB"/>
          </w:rPr>
          <w:delText>it</w:delText>
        </w:r>
      </w:del>
      <w:r w:rsidRPr="000858D0">
        <w:rPr>
          <w:sz w:val="22"/>
          <w:szCs w:val="22"/>
          <w:lang w:val="en-GB"/>
        </w:rPr>
        <w:t xml:space="preserve"> </w:t>
      </w:r>
      <w:del w:id="515" w:author="Schenk, Denis Elia (ARTORG)" w:date="2021-05-31T15:54:00Z">
        <w:r w:rsidRPr="000858D0" w:rsidDel="000858D0">
          <w:rPr>
            <w:sz w:val="22"/>
            <w:szCs w:val="22"/>
            <w:lang w:val="en-GB"/>
          </w:rPr>
          <w:delText>can not be empty of</w:delText>
        </w:r>
      </w:del>
      <w:ins w:id="516" w:author="Schenk, Denis Elia (ARTORG)" w:date="2021-05-31T15:54:00Z">
        <w:r w:rsidR="000858D0">
          <w:rPr>
            <w:sz w:val="22"/>
            <w:szCs w:val="22"/>
            <w:lang w:val="en-GB"/>
          </w:rPr>
          <w:t>mus</w:t>
        </w:r>
      </w:ins>
      <w:ins w:id="517" w:author="Schenk, Denis Elia (ARTORG)" w:date="2021-05-31T15:55:00Z">
        <w:r w:rsidR="000858D0">
          <w:rPr>
            <w:sz w:val="22"/>
            <w:szCs w:val="22"/>
            <w:lang w:val="en-GB"/>
          </w:rPr>
          <w:t>t contain a portion of</w:t>
        </w:r>
      </w:ins>
      <w:r w:rsidRPr="000858D0">
        <w:rPr>
          <w:sz w:val="22"/>
          <w:szCs w:val="22"/>
          <w:lang w:val="en-GB"/>
        </w:rPr>
        <w:t xml:space="preserve"> trabecular bone. </w:t>
      </w:r>
      <w:commentRangeStart w:id="518"/>
      <w:r w:rsidRPr="000858D0">
        <w:rPr>
          <w:sz w:val="22"/>
          <w:szCs w:val="22"/>
          <w:lang w:val="en-GB"/>
        </w:rPr>
        <w:t>The CV</w:t>
      </w:r>
      <w:ins w:id="519" w:author="Schenk, Denis Elia (ARTORG)" w:date="2021-05-31T15:55:00Z">
        <w:r w:rsidR="000858D0">
          <w:rPr>
            <w:sz w:val="22"/>
            <w:szCs w:val="22"/>
            <w:lang w:val="en-GB"/>
          </w:rPr>
          <w:t xml:space="preserve"> values</w:t>
        </w:r>
      </w:ins>
      <w:r w:rsidRPr="000858D0">
        <w:rPr>
          <w:sz w:val="22"/>
          <w:szCs w:val="22"/>
          <w:lang w:val="en-GB"/>
        </w:rPr>
        <w:t xml:space="preserve"> presenting the stronger significant difference between groups even given the low sample size show that heterogeneity is a main difference in OI patient compared to healthy individuals</w:t>
      </w:r>
      <w:commentRangeEnd w:id="518"/>
      <w:r w:rsidR="000858D0">
        <w:rPr>
          <w:rStyle w:val="Kommentarzeichen"/>
        </w:rPr>
        <w:commentReference w:id="518"/>
      </w:r>
      <w:r w:rsidRPr="000858D0">
        <w:rPr>
          <w:sz w:val="22"/>
          <w:szCs w:val="22"/>
          <w:lang w:val="en-GB"/>
        </w:rPr>
        <w:t xml:space="preserve">. Finally, the significant differences observed in BV/TV and DA even with </w:t>
      </w:r>
      <w:ins w:id="520" w:author="Schenk, Denis Elia (ARTORG)" w:date="2021-05-31T15:56:00Z">
        <w:r w:rsidR="000858D0">
          <w:rPr>
            <w:sz w:val="22"/>
            <w:szCs w:val="22"/>
            <w:lang w:val="en-GB"/>
          </w:rPr>
          <w:t xml:space="preserve">matched </w:t>
        </w:r>
      </w:ins>
      <w:r w:rsidRPr="000858D0">
        <w:rPr>
          <w:sz w:val="22"/>
          <w:szCs w:val="22"/>
          <w:lang w:val="en-GB"/>
        </w:rPr>
        <w:t xml:space="preserve">age </w:t>
      </w:r>
      <w:ins w:id="521" w:author="Schenk, Denis Elia (ARTORG)" w:date="2021-05-31T15:56:00Z">
        <w:r w:rsidR="000858D0">
          <w:rPr>
            <w:sz w:val="22"/>
            <w:szCs w:val="22"/>
            <w:lang w:val="en-GB"/>
          </w:rPr>
          <w:t>and</w:t>
        </w:r>
      </w:ins>
      <w:del w:id="522" w:author="Schenk, Denis Elia (ARTORG)" w:date="2021-05-31T15:56:00Z">
        <w:r w:rsidRPr="000858D0" w:rsidDel="000858D0">
          <w:rPr>
            <w:sz w:val="22"/>
            <w:szCs w:val="22"/>
            <w:lang w:val="en-GB"/>
          </w:rPr>
          <w:delText>&amp;</w:delText>
        </w:r>
      </w:del>
      <w:r w:rsidRPr="000858D0">
        <w:rPr>
          <w:sz w:val="22"/>
          <w:szCs w:val="22"/>
          <w:lang w:val="en-GB"/>
        </w:rPr>
        <w:t xml:space="preserve"> gender </w:t>
      </w:r>
      <w:commentRangeStart w:id="523"/>
      <w:del w:id="524" w:author="Schenk, Denis Elia (ARTORG)" w:date="2021-05-31T15:56:00Z">
        <w:r w:rsidRPr="000858D0" w:rsidDel="000858D0">
          <w:rPr>
            <w:sz w:val="22"/>
            <w:szCs w:val="22"/>
            <w:lang w:val="en-GB"/>
          </w:rPr>
          <w:delText xml:space="preserve">matched </w:delText>
        </w:r>
      </w:del>
      <w:del w:id="525" w:author="Schenk, Denis Elia (ARTORG)" w:date="2021-05-31T15:57:00Z">
        <w:r w:rsidRPr="000858D0" w:rsidDel="000858D0">
          <w:rPr>
            <w:sz w:val="22"/>
            <w:szCs w:val="22"/>
            <w:lang w:val="en-GB"/>
          </w:rPr>
          <w:delText xml:space="preserve">individuals </w:delText>
        </w:r>
      </w:del>
      <w:r w:rsidRPr="000858D0">
        <w:rPr>
          <w:sz w:val="22"/>
          <w:szCs w:val="22"/>
          <w:lang w:val="en-GB"/>
        </w:rPr>
        <w:t>justif</w:t>
      </w:r>
      <w:ins w:id="526" w:author="Schenk, Denis Elia (ARTORG)" w:date="2021-05-31T15:57:00Z">
        <w:r w:rsidR="000858D0">
          <w:rPr>
            <w:sz w:val="22"/>
            <w:szCs w:val="22"/>
            <w:lang w:val="en-GB"/>
          </w:rPr>
          <w:t>ies</w:t>
        </w:r>
      </w:ins>
      <w:del w:id="527" w:author="Schenk, Denis Elia (ARTORG)" w:date="2021-05-31T15:57:00Z">
        <w:r w:rsidRPr="000858D0" w:rsidDel="000858D0">
          <w:rPr>
            <w:sz w:val="22"/>
            <w:szCs w:val="22"/>
            <w:lang w:val="en-GB"/>
          </w:rPr>
          <w:delText>y</w:delText>
        </w:r>
      </w:del>
      <w:r w:rsidRPr="000858D0">
        <w:rPr>
          <w:sz w:val="22"/>
          <w:szCs w:val="22"/>
          <w:lang w:val="en-GB"/>
        </w:rPr>
        <w:t xml:space="preserve"> the choice of a variable matching </w:t>
      </w:r>
      <w:commentRangeEnd w:id="523"/>
      <w:r w:rsidR="000858D0">
        <w:rPr>
          <w:rStyle w:val="Kommentarzeichen"/>
        </w:rPr>
        <w:commentReference w:id="523"/>
      </w:r>
      <w:r w:rsidRPr="000858D0">
        <w:rPr>
          <w:sz w:val="22"/>
          <w:szCs w:val="22"/>
          <w:lang w:val="en-GB"/>
        </w:rPr>
        <w:t>for fabric-elasticity relationships analysis.</w:t>
      </w:r>
    </w:p>
    <w:p w14:paraId="6BD59120" w14:textId="77777777" w:rsidR="008F73E9" w:rsidRPr="000858D0" w:rsidRDefault="008F73E9">
      <w:pPr>
        <w:tabs>
          <w:tab w:val="left" w:pos="492"/>
          <w:tab w:val="left" w:pos="2760"/>
        </w:tabs>
        <w:jc w:val="both"/>
        <w:rPr>
          <w:sz w:val="22"/>
          <w:szCs w:val="22"/>
          <w:lang w:val="en-US"/>
        </w:rPr>
      </w:pPr>
    </w:p>
    <w:p w14:paraId="7B2D75C1" w14:textId="124BD79B" w:rsidR="008F73E9" w:rsidRPr="000858D0" w:rsidRDefault="00130597">
      <w:pPr>
        <w:tabs>
          <w:tab w:val="left" w:pos="492"/>
          <w:tab w:val="left" w:pos="2760"/>
        </w:tabs>
        <w:jc w:val="both"/>
        <w:rPr>
          <w:sz w:val="22"/>
          <w:szCs w:val="22"/>
          <w:lang w:val="en-US"/>
        </w:rPr>
      </w:pPr>
      <w:commentRangeStart w:id="528"/>
      <w:r w:rsidRPr="000858D0">
        <w:rPr>
          <w:sz w:val="22"/>
          <w:szCs w:val="22"/>
          <w:lang w:val="en-GB"/>
        </w:rPr>
        <w:t xml:space="preserve">Regression </w:t>
      </w:r>
      <w:commentRangeEnd w:id="528"/>
      <w:r w:rsidR="0045573C">
        <w:rPr>
          <w:rStyle w:val="Kommentarzeichen"/>
        </w:rPr>
        <w:commentReference w:id="528"/>
      </w:r>
      <w:r w:rsidRPr="000858D0">
        <w:rPr>
          <w:sz w:val="22"/>
          <w:szCs w:val="22"/>
          <w:lang w:val="en-GB"/>
        </w:rPr>
        <w:t>performed on original data sets show</w:t>
      </w:r>
      <w:ins w:id="529" w:author="Schenk, Denis Elia (ARTORG)" w:date="2021-05-31T15:59:00Z">
        <w:r w:rsidR="0045573C">
          <w:rPr>
            <w:sz w:val="22"/>
            <w:szCs w:val="22"/>
            <w:lang w:val="en-GB"/>
          </w:rPr>
          <w:t>ed</w:t>
        </w:r>
      </w:ins>
      <w:del w:id="530" w:author="Schenk, Denis Elia (ARTORG)" w:date="2021-05-31T15:59:00Z">
        <w:r w:rsidRPr="000858D0" w:rsidDel="0045573C">
          <w:rPr>
            <w:sz w:val="22"/>
            <w:szCs w:val="22"/>
            <w:lang w:val="en-GB"/>
          </w:rPr>
          <w:delText>s</w:delText>
        </w:r>
      </w:del>
      <w:r w:rsidRPr="000858D0">
        <w:rPr>
          <w:sz w:val="22"/>
          <w:szCs w:val="22"/>
          <w:lang w:val="en-GB"/>
        </w:rPr>
        <w:t xml:space="preserve">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 xml:space="preserve">adj </w:t>
      </w:r>
      <w:r w:rsidRPr="000858D0">
        <w:rPr>
          <w:sz w:val="22"/>
          <w:szCs w:val="22"/>
          <w:lang w:val="en-GB"/>
        </w:rPr>
        <w:t xml:space="preserve">and </w:t>
      </w:r>
      <w:r w:rsidRPr="000858D0">
        <w:rPr>
          <w:i/>
          <w:sz w:val="22"/>
          <w:szCs w:val="22"/>
          <w:lang w:val="en-GB"/>
        </w:rPr>
        <w:t>NE</w:t>
      </w:r>
      <w:r w:rsidRPr="000858D0">
        <w:rPr>
          <w:sz w:val="22"/>
          <w:szCs w:val="22"/>
          <w:lang w:val="en-GB"/>
        </w:rPr>
        <w:t xml:space="preserve"> </w:t>
      </w:r>
      <w:commentRangeStart w:id="531"/>
      <w:r w:rsidRPr="000858D0">
        <w:rPr>
          <w:sz w:val="22"/>
          <w:szCs w:val="22"/>
          <w:lang w:val="en-GB"/>
        </w:rPr>
        <w:t xml:space="preserve">in the expected range </w:t>
      </w:r>
      <w:commentRangeEnd w:id="531"/>
      <w:r w:rsidR="0045573C">
        <w:rPr>
          <w:rStyle w:val="Kommentarzeichen"/>
        </w:rPr>
        <w:commentReference w:id="531"/>
      </w:r>
      <w:r w:rsidRPr="000858D0">
        <w:rPr>
          <w:sz w:val="22"/>
          <w:szCs w:val="22"/>
          <w:lang w:val="en-GB"/>
        </w:rPr>
        <w:t xml:space="preserve">for the healthy group. Components of the stiffness tensors are distributed to both sides of the diagonal. On the other hand, </w:t>
      </w:r>
      <w:commentRangeStart w:id="532"/>
      <w:r w:rsidRPr="000858D0">
        <w:rPr>
          <w:sz w:val="22"/>
          <w:szCs w:val="22"/>
          <w:lang w:val="en-GB"/>
        </w:rPr>
        <w:t xml:space="preserve">regression </w:t>
      </w:r>
      <w:commentRangeEnd w:id="532"/>
      <w:r w:rsidR="0045573C">
        <w:rPr>
          <w:rStyle w:val="Kommentarzeichen"/>
        </w:rPr>
        <w:commentReference w:id="532"/>
      </w:r>
      <w:r w:rsidRPr="000858D0">
        <w:rPr>
          <w:sz w:val="22"/>
          <w:szCs w:val="22"/>
          <w:lang w:val="en-GB"/>
        </w:rPr>
        <w:t xml:space="preserve">of the OI data set presents lower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than such </w:t>
      </w:r>
      <w:commentRangeStart w:id="533"/>
      <w:r w:rsidRPr="000858D0">
        <w:rPr>
          <w:sz w:val="22"/>
          <w:szCs w:val="22"/>
          <w:lang w:val="en-GB"/>
        </w:rPr>
        <w:t>fit reach usually</w:t>
      </w:r>
      <w:commentRangeEnd w:id="533"/>
      <w:r w:rsidR="0045573C">
        <w:rPr>
          <w:rStyle w:val="Kommentarzeichen"/>
        </w:rPr>
        <w:commentReference w:id="533"/>
      </w:r>
      <w:r w:rsidRPr="000858D0">
        <w:rPr>
          <w:sz w:val="22"/>
          <w:szCs w:val="22"/>
          <w:lang w:val="en-GB"/>
        </w:rPr>
        <w:t xml:space="preserve">. The important value of NE and its standard deviation shows that the fitted stiffness can deviate significantly from the observation. These differences come from </w:t>
      </w:r>
      <w:del w:id="534" w:author="Schenk, Denis Elia (ARTORG)" w:date="2021-05-31T16:03:00Z">
        <w:r w:rsidRPr="000858D0" w:rsidDel="0045573C">
          <w:rPr>
            <w:sz w:val="22"/>
            <w:szCs w:val="22"/>
            <w:lang w:val="en-GB"/>
          </w:rPr>
          <w:delText xml:space="preserve">the </w:delText>
        </w:r>
      </w:del>
      <w:r w:rsidRPr="000858D0">
        <w:rPr>
          <w:sz w:val="22"/>
          <w:szCs w:val="22"/>
          <w:lang w:val="en-GB"/>
        </w:rPr>
        <w:t xml:space="preserve">ROIs presenting a low stiffness. </w:t>
      </w:r>
      <w:del w:id="535" w:author="Schenk, Denis Elia (ARTORG)" w:date="2021-05-31T16:03:00Z">
        <w:r w:rsidRPr="000858D0" w:rsidDel="0045573C">
          <w:rPr>
            <w:sz w:val="22"/>
            <w:szCs w:val="22"/>
            <w:lang w:val="en-GB"/>
          </w:rPr>
          <w:delText>It can be seen on the</w:delText>
        </w:r>
      </w:del>
      <w:ins w:id="536" w:author="Schenk, Denis Elia (ARTORG)" w:date="2021-05-31T16:04:00Z">
        <w:r w:rsidR="0045573C">
          <w:rPr>
            <w:sz w:val="22"/>
            <w:szCs w:val="22"/>
            <w:lang w:val="en-GB"/>
          </w:rPr>
          <w:t>The</w:t>
        </w:r>
      </w:ins>
      <w:r w:rsidRPr="000858D0">
        <w:rPr>
          <w:sz w:val="22"/>
          <w:szCs w:val="22"/>
          <w:lang w:val="en-GB"/>
        </w:rPr>
        <w:t xml:space="preserve"> regression plot</w:t>
      </w:r>
      <w:ins w:id="537" w:author="Schenk, Denis Elia (ARTORG)" w:date="2021-05-31T16:04:00Z">
        <w:r w:rsidR="0045573C">
          <w:rPr>
            <w:sz w:val="22"/>
            <w:szCs w:val="22"/>
            <w:lang w:val="en-GB"/>
          </w:rPr>
          <w:t xml:space="preserve"> (figure </w:t>
        </w:r>
        <w:r w:rsidR="0045573C">
          <w:rPr>
            <w:sz w:val="22"/>
            <w:szCs w:val="22"/>
            <w:lang w:val="en-GB"/>
          </w:rPr>
          <w:lastRenderedPageBreak/>
          <w:t>XY) shows,</w:t>
        </w:r>
      </w:ins>
      <w:r w:rsidRPr="000858D0">
        <w:rPr>
          <w:sz w:val="22"/>
          <w:szCs w:val="22"/>
          <w:lang w:val="en-GB"/>
        </w:rPr>
        <w:t xml:space="preserve"> that when the stiffness term decrease </w:t>
      </w:r>
      <w:del w:id="538" w:author="Schenk, Denis Elia (ARTORG)" w:date="2021-05-31T16:04:00Z">
        <w:r w:rsidRPr="000858D0" w:rsidDel="0045573C">
          <w:rPr>
            <w:sz w:val="22"/>
            <w:szCs w:val="22"/>
            <w:lang w:val="en-GB"/>
          </w:rPr>
          <w:delText xml:space="preserve">about </w:delText>
        </w:r>
      </w:del>
      <w:ins w:id="539" w:author="Schenk, Denis Elia (ARTORG)" w:date="2021-05-31T16:04:00Z">
        <w:r w:rsidR="0045573C">
          <w:rPr>
            <w:sz w:val="22"/>
            <w:szCs w:val="22"/>
            <w:lang w:val="en-GB"/>
          </w:rPr>
          <w:t>to</w:t>
        </w:r>
        <w:r w:rsidR="0045573C" w:rsidRPr="000858D0">
          <w:rPr>
            <w:sz w:val="22"/>
            <w:szCs w:val="22"/>
            <w:lang w:val="en-GB"/>
          </w:rPr>
          <w:t xml:space="preserve"> </w:t>
        </w:r>
      </w:ins>
      <w:r w:rsidRPr="000858D0">
        <w:rPr>
          <w:sz w:val="22"/>
          <w:szCs w:val="22"/>
          <w:lang w:val="en-GB"/>
        </w:rPr>
        <w:t>10</w:t>
      </w:r>
      <w:r w:rsidRPr="000858D0">
        <w:rPr>
          <w:sz w:val="22"/>
          <w:szCs w:val="22"/>
          <w:vertAlign w:val="superscript"/>
          <w:lang w:val="en-GB"/>
        </w:rPr>
        <w:t>0</w:t>
      </w:r>
      <w:r w:rsidRPr="000858D0">
        <w:rPr>
          <w:sz w:val="22"/>
          <w:szCs w:val="22"/>
          <w:lang w:val="en-GB"/>
        </w:rPr>
        <w:t xml:space="preserve"> </w:t>
      </w:r>
      <w:ins w:id="540" w:author="Schenk, Denis Elia (ARTORG)" w:date="2021-05-31T16:04:00Z">
        <w:r w:rsidR="0045573C">
          <w:rPr>
            <w:sz w:val="22"/>
            <w:szCs w:val="22"/>
            <w:lang w:val="en-GB"/>
          </w:rPr>
          <w:t xml:space="preserve">N/mm </w:t>
        </w:r>
      </w:ins>
      <w:r w:rsidRPr="000858D0">
        <w:rPr>
          <w:sz w:val="22"/>
          <w:szCs w:val="22"/>
          <w:lang w:val="en-GB"/>
        </w:rPr>
        <w:t xml:space="preserve">and </w:t>
      </w:r>
      <w:del w:id="541" w:author="Schenk, Denis Elia (ARTORG)" w:date="2021-05-31T16:04:00Z">
        <w:r w:rsidRPr="000858D0" w:rsidDel="0045573C">
          <w:rPr>
            <w:sz w:val="22"/>
            <w:szCs w:val="22"/>
            <w:lang w:val="en-GB"/>
          </w:rPr>
          <w:delText>under</w:delText>
        </w:r>
      </w:del>
      <w:ins w:id="542" w:author="Schenk, Denis Elia (ARTORG)" w:date="2021-05-31T16:04:00Z">
        <w:r w:rsidR="0045573C">
          <w:rPr>
            <w:sz w:val="22"/>
            <w:szCs w:val="22"/>
            <w:lang w:val="en-GB"/>
          </w:rPr>
          <w:t>lower</w:t>
        </w:r>
      </w:ins>
      <w:r w:rsidRPr="000858D0">
        <w:rPr>
          <w:sz w:val="22"/>
          <w:szCs w:val="22"/>
          <w:lang w:val="en-GB"/>
        </w:rPr>
        <w:t xml:space="preserve">, the fit tends to overestimate the stiffness. This is </w:t>
      </w:r>
      <w:del w:id="543" w:author="Schenk, Denis Elia (ARTORG)" w:date="2021-05-31T16:04:00Z">
        <w:r w:rsidRPr="000858D0" w:rsidDel="0045573C">
          <w:rPr>
            <w:sz w:val="22"/>
            <w:szCs w:val="22"/>
            <w:lang w:val="en-GB"/>
          </w:rPr>
          <w:delText>due to the fact that</w:delText>
        </w:r>
      </w:del>
      <w:ins w:id="544" w:author="Schenk, Denis Elia (ARTORG)" w:date="2021-05-31T16:04:00Z">
        <w:r w:rsidR="0045573C" w:rsidRPr="000858D0">
          <w:rPr>
            <w:sz w:val="22"/>
            <w:szCs w:val="22"/>
            <w:lang w:val="en-GB"/>
          </w:rPr>
          <w:t>because</w:t>
        </w:r>
      </w:ins>
      <w:r w:rsidRPr="000858D0">
        <w:rPr>
          <w:sz w:val="22"/>
          <w:szCs w:val="22"/>
          <w:lang w:val="en-GB"/>
        </w:rPr>
        <w:t xml:space="preserve"> ROI stiffness is highly </w:t>
      </w:r>
      <w:del w:id="545" w:author="Schenk, Denis Elia (ARTORG)" w:date="2021-05-31T16:04:00Z">
        <w:r w:rsidRPr="000858D0" w:rsidDel="0045573C">
          <w:rPr>
            <w:sz w:val="22"/>
            <w:szCs w:val="22"/>
            <w:lang w:val="en-GB"/>
          </w:rPr>
          <w:delText xml:space="preserve">impacted </w:delText>
        </w:r>
      </w:del>
      <w:ins w:id="546" w:author="Schenk, Denis Elia (ARTORG)" w:date="2021-05-31T16:04:00Z">
        <w:r w:rsidR="0045573C">
          <w:rPr>
            <w:sz w:val="22"/>
            <w:szCs w:val="22"/>
            <w:lang w:val="en-GB"/>
          </w:rPr>
          <w:t>dependent</w:t>
        </w:r>
        <w:r w:rsidR="0045573C" w:rsidRPr="000858D0">
          <w:rPr>
            <w:sz w:val="22"/>
            <w:szCs w:val="22"/>
            <w:lang w:val="en-GB"/>
          </w:rPr>
          <w:t xml:space="preserve"> </w:t>
        </w:r>
      </w:ins>
      <w:del w:id="547" w:author="Schenk, Denis Elia (ARTORG)" w:date="2021-05-31T16:05:00Z">
        <w:r w:rsidRPr="000858D0" w:rsidDel="0045573C">
          <w:rPr>
            <w:sz w:val="22"/>
            <w:szCs w:val="22"/>
            <w:lang w:val="en-GB"/>
          </w:rPr>
          <w:delText xml:space="preserve">by </w:delText>
        </w:r>
      </w:del>
      <w:ins w:id="548" w:author="Schenk, Denis Elia (ARTORG)" w:date="2021-05-31T16:05:00Z">
        <w:r w:rsidR="0045573C">
          <w:rPr>
            <w:sz w:val="22"/>
            <w:szCs w:val="22"/>
            <w:lang w:val="en-GB"/>
          </w:rPr>
          <w:t>on</w:t>
        </w:r>
        <w:r w:rsidR="0045573C" w:rsidRPr="000858D0">
          <w:rPr>
            <w:sz w:val="22"/>
            <w:szCs w:val="22"/>
            <w:lang w:val="en-GB"/>
          </w:rPr>
          <w:t xml:space="preserve"> </w:t>
        </w:r>
      </w:ins>
      <w:r w:rsidRPr="000858D0">
        <w:rPr>
          <w:sz w:val="22"/>
          <w:szCs w:val="22"/>
          <w:lang w:val="en-GB"/>
        </w:rPr>
        <w:t>BV/TV</w:t>
      </w:r>
      <w:ins w:id="549" w:author="Schenk, Denis Elia (ARTORG)" w:date="2021-05-31T16:05:00Z">
        <w:r w:rsidR="0045573C">
          <w:rPr>
            <w:sz w:val="22"/>
            <w:szCs w:val="22"/>
            <w:lang w:val="en-GB"/>
          </w:rPr>
          <w:t xml:space="preserve"> values</w:t>
        </w:r>
      </w:ins>
      <w:r w:rsidRPr="000858D0">
        <w:rPr>
          <w:sz w:val="22"/>
          <w:szCs w:val="22"/>
          <w:lang w:val="en-GB"/>
        </w:rPr>
        <w:t xml:space="preserve">. Some </w:t>
      </w:r>
      <w:ins w:id="550" w:author="Schenk, Denis Elia (ARTORG)" w:date="2021-05-31T16:05:00Z">
        <w:r w:rsidR="0045573C">
          <w:rPr>
            <w:sz w:val="22"/>
            <w:szCs w:val="22"/>
            <w:lang w:val="en-GB"/>
          </w:rPr>
          <w:t xml:space="preserve">ROIs </w:t>
        </w:r>
        <w:proofErr w:type="spellStart"/>
        <w:r w:rsidR="0045573C">
          <w:rPr>
            <w:sz w:val="22"/>
            <w:szCs w:val="22"/>
            <w:lang w:val="en-GB"/>
          </w:rPr>
          <w:t xml:space="preserve">with </w:t>
        </w:r>
      </w:ins>
      <w:proofErr w:type="spellEnd"/>
      <w:r w:rsidRPr="000858D0">
        <w:rPr>
          <w:sz w:val="22"/>
          <w:szCs w:val="22"/>
          <w:lang w:val="en-GB"/>
        </w:rPr>
        <w:t xml:space="preserve">low BV/TV </w:t>
      </w:r>
      <w:del w:id="551" w:author="Schenk, Denis Elia (ARTORG)" w:date="2021-05-31T16:05:00Z">
        <w:r w:rsidRPr="000858D0" w:rsidDel="0045573C">
          <w:rPr>
            <w:sz w:val="22"/>
            <w:szCs w:val="22"/>
            <w:lang w:val="en-GB"/>
          </w:rPr>
          <w:delText xml:space="preserve">ROIs </w:delText>
        </w:r>
      </w:del>
      <w:r w:rsidRPr="000858D0">
        <w:rPr>
          <w:sz w:val="22"/>
          <w:szCs w:val="22"/>
          <w:lang w:val="en-GB"/>
        </w:rPr>
        <w:t>do</w:t>
      </w:r>
      <w:del w:id="552" w:author="Schenk, Denis Elia (ARTORG)" w:date="2021-05-31T16:05:00Z">
        <w:r w:rsidRPr="000858D0" w:rsidDel="0045573C">
          <w:rPr>
            <w:sz w:val="22"/>
            <w:szCs w:val="22"/>
            <w:lang w:val="en-GB"/>
          </w:rPr>
          <w:delText xml:space="preserve"> not</w:delText>
        </w:r>
      </w:del>
      <w:ins w:id="553" w:author="Schenk, Denis Elia (ARTORG)" w:date="2021-05-31T16:05:00Z">
        <w:r w:rsidR="0045573C">
          <w:rPr>
            <w:sz w:val="22"/>
            <w:szCs w:val="22"/>
            <w:lang w:val="en-GB"/>
          </w:rPr>
          <w:t>n’t</w:t>
        </w:r>
      </w:ins>
      <w:r w:rsidRPr="000858D0">
        <w:rPr>
          <w:sz w:val="22"/>
          <w:szCs w:val="22"/>
          <w:lang w:val="en-GB"/>
        </w:rPr>
        <w:t xml:space="preserve"> have every side of the cube connected by bone</w:t>
      </w:r>
      <w:ins w:id="554" w:author="Schenk, Denis Elia (ARTORG)" w:date="2021-05-31T16:05:00Z">
        <w:r w:rsidR="0045573C">
          <w:rPr>
            <w:sz w:val="22"/>
            <w:szCs w:val="22"/>
            <w:lang w:val="en-GB"/>
          </w:rPr>
          <w:t>,</w:t>
        </w:r>
      </w:ins>
      <w:r w:rsidRPr="000858D0">
        <w:rPr>
          <w:sz w:val="22"/>
          <w:szCs w:val="22"/>
          <w:lang w:val="en-GB"/>
        </w:rPr>
        <w:t xml:space="preserve"> leading to extremely low terms in the stiffness tensor, see Appendix A2. Trying to homogenize such ROI</w:t>
      </w:r>
      <w:ins w:id="555" w:author="Schenk, Denis Elia (ARTORG)" w:date="2021-05-31T16:06:00Z">
        <w:r w:rsidR="0045573C">
          <w:rPr>
            <w:sz w:val="22"/>
            <w:szCs w:val="22"/>
            <w:lang w:val="en-GB"/>
          </w:rPr>
          <w:t>s</w:t>
        </w:r>
      </w:ins>
      <w:r w:rsidRPr="000858D0">
        <w:rPr>
          <w:sz w:val="22"/>
          <w:szCs w:val="22"/>
          <w:lang w:val="en-GB"/>
        </w:rPr>
        <w:t xml:space="preserve"> can lead to error</w:t>
      </w:r>
      <w:ins w:id="556" w:author="Schenk, Denis Elia (ARTORG)" w:date="2021-05-31T16:06:00Z">
        <w:r w:rsidR="0045573C">
          <w:rPr>
            <w:sz w:val="22"/>
            <w:szCs w:val="22"/>
            <w:lang w:val="en-GB"/>
          </w:rPr>
          <w:t>s</w:t>
        </w:r>
      </w:ins>
      <w:r w:rsidRPr="000858D0">
        <w:rPr>
          <w:sz w:val="22"/>
          <w:szCs w:val="22"/>
          <w:lang w:val="en-GB"/>
        </w:rPr>
        <w:t xml:space="preserve"> of multiple order of magnitude</w:t>
      </w:r>
      <w:ins w:id="557" w:author="Schenk, Denis Elia (ARTORG)" w:date="2021-05-31T16:06:00Z">
        <w:r w:rsidR="0045573C">
          <w:rPr>
            <w:sz w:val="22"/>
            <w:szCs w:val="22"/>
            <w:lang w:val="en-GB"/>
          </w:rPr>
          <w:t>s</w:t>
        </w:r>
      </w:ins>
      <w:r w:rsidRPr="000858D0">
        <w:rPr>
          <w:sz w:val="22"/>
          <w:szCs w:val="22"/>
          <w:lang w:val="en-GB"/>
        </w:rPr>
        <w:t xml:space="preserve">, as observed on the </w:t>
      </w:r>
      <w:commentRangeStart w:id="558"/>
      <w:r w:rsidRPr="000858D0">
        <w:rPr>
          <w:sz w:val="22"/>
          <w:szCs w:val="22"/>
          <w:lang w:val="en-GB"/>
        </w:rPr>
        <w:t>plot</w:t>
      </w:r>
      <w:commentRangeEnd w:id="558"/>
      <w:r w:rsidR="0045573C">
        <w:rPr>
          <w:rStyle w:val="Kommentarzeichen"/>
        </w:rPr>
        <w:commentReference w:id="558"/>
      </w:r>
      <w:r w:rsidRPr="000858D0">
        <w:rPr>
          <w:sz w:val="22"/>
          <w:szCs w:val="22"/>
          <w:lang w:val="en-GB"/>
        </w:rPr>
        <w:t>. Therefore, a filtering is indispensable to assess and compare fabric-elasticity relationships, as done by [</w:t>
      </w:r>
      <w:proofErr w:type="spellStart"/>
      <w:r w:rsidRPr="000858D0">
        <w:rPr>
          <w:sz w:val="22"/>
          <w:szCs w:val="22"/>
          <w:lang w:val="en-GB"/>
        </w:rPr>
        <w:t>Panyasantisuk</w:t>
      </w:r>
      <w:proofErr w:type="spellEnd"/>
      <w:r w:rsidRPr="000858D0">
        <w:rPr>
          <w:sz w:val="22"/>
          <w:szCs w:val="22"/>
          <w:lang w:val="en-GB"/>
        </w:rPr>
        <w:t xml:space="preserve"> 2015]. An alternative </w:t>
      </w:r>
      <w:del w:id="559" w:author="Schenk, Denis Elia (ARTORG)" w:date="2021-05-31T16:07:00Z">
        <w:r w:rsidRPr="000858D0" w:rsidDel="0045573C">
          <w:rPr>
            <w:sz w:val="22"/>
            <w:szCs w:val="22"/>
            <w:lang w:val="en-GB"/>
          </w:rPr>
          <w:delText xml:space="preserve">of </w:delText>
        </w:r>
      </w:del>
      <w:ins w:id="560" w:author="Schenk, Denis Elia (ARTORG)" w:date="2021-05-31T16:07:00Z">
        <w:r w:rsidR="0045573C">
          <w:rPr>
            <w:sz w:val="22"/>
            <w:szCs w:val="22"/>
            <w:lang w:val="en-GB"/>
          </w:rPr>
          <w:t>to</w:t>
        </w:r>
        <w:r w:rsidR="0045573C" w:rsidRPr="000858D0">
          <w:rPr>
            <w:sz w:val="22"/>
            <w:szCs w:val="22"/>
            <w:lang w:val="en-GB"/>
          </w:rPr>
          <w:t xml:space="preserve"> </w:t>
        </w:r>
      </w:ins>
      <w:r w:rsidRPr="000858D0">
        <w:rPr>
          <w:sz w:val="22"/>
          <w:szCs w:val="22"/>
          <w:lang w:val="en-GB"/>
        </w:rPr>
        <w:t xml:space="preserve">CV filtering </w:t>
      </w:r>
      <w:ins w:id="561" w:author="Schenk, Denis Elia (ARTORG)" w:date="2021-05-31T16:08:00Z">
        <w:r w:rsidR="0045573C">
          <w:rPr>
            <w:sz w:val="22"/>
            <w:szCs w:val="22"/>
            <w:lang w:val="en-GB"/>
          </w:rPr>
          <w:t>for</w:t>
        </w:r>
        <w:r w:rsidR="0045573C" w:rsidRPr="000858D0">
          <w:rPr>
            <w:sz w:val="22"/>
            <w:szCs w:val="22"/>
            <w:lang w:val="en-GB"/>
          </w:rPr>
          <w:t xml:space="preserve"> assess</w:t>
        </w:r>
        <w:r w:rsidR="0045573C">
          <w:rPr>
            <w:sz w:val="22"/>
            <w:szCs w:val="22"/>
            <w:lang w:val="en-GB"/>
          </w:rPr>
          <w:t>ing</w:t>
        </w:r>
        <w:r w:rsidR="0045573C" w:rsidRPr="000858D0">
          <w:rPr>
            <w:sz w:val="22"/>
            <w:szCs w:val="22"/>
            <w:lang w:val="en-GB"/>
          </w:rPr>
          <w:t xml:space="preserve"> the ROI heterogeneity</w:t>
        </w:r>
        <w:r w:rsidR="0045573C" w:rsidRPr="000858D0">
          <w:rPr>
            <w:sz w:val="22"/>
            <w:szCs w:val="22"/>
            <w:lang w:val="en-GB"/>
          </w:rPr>
          <w:t xml:space="preserve"> </w:t>
        </w:r>
      </w:ins>
      <w:r w:rsidRPr="000858D0">
        <w:rPr>
          <w:sz w:val="22"/>
          <w:szCs w:val="22"/>
          <w:lang w:val="en-GB"/>
        </w:rPr>
        <w:t xml:space="preserve">could be to compute the </w:t>
      </w:r>
      <w:ins w:id="562" w:author="Schenk, Denis Elia (ARTORG)" w:date="2021-05-31T16:07:00Z">
        <w:r w:rsidR="0045573C">
          <w:rPr>
            <w:sz w:val="22"/>
            <w:szCs w:val="22"/>
            <w:lang w:val="en-GB"/>
          </w:rPr>
          <w:t xml:space="preserve">proportion of the </w:t>
        </w:r>
      </w:ins>
      <w:r w:rsidRPr="000858D0">
        <w:rPr>
          <w:sz w:val="22"/>
          <w:szCs w:val="22"/>
          <w:lang w:val="en-GB"/>
        </w:rPr>
        <w:t xml:space="preserve">area </w:t>
      </w:r>
      <w:del w:id="563" w:author="Schenk, Denis Elia (ARTORG)" w:date="2021-05-31T16:07:00Z">
        <w:r w:rsidRPr="000858D0" w:rsidDel="0045573C">
          <w:rPr>
            <w:sz w:val="22"/>
            <w:szCs w:val="22"/>
            <w:lang w:val="en-GB"/>
          </w:rPr>
          <w:delText xml:space="preserve">ratio </w:delText>
        </w:r>
      </w:del>
      <w:r w:rsidRPr="000858D0">
        <w:rPr>
          <w:sz w:val="22"/>
          <w:szCs w:val="22"/>
          <w:lang w:val="en-GB"/>
        </w:rPr>
        <w:t>filled by bone on each of the six faces of the ROI</w:t>
      </w:r>
      <w:del w:id="564" w:author="Schenk, Denis Elia (ARTORG)" w:date="2021-05-31T16:08:00Z">
        <w:r w:rsidRPr="000858D0" w:rsidDel="0045573C">
          <w:rPr>
            <w:sz w:val="22"/>
            <w:szCs w:val="22"/>
            <w:lang w:val="en-GB"/>
          </w:rPr>
          <w:delText xml:space="preserve"> to assess the ROI heterogeneity</w:delText>
        </w:r>
      </w:del>
      <w:r w:rsidRPr="000858D0">
        <w:rPr>
          <w:sz w:val="22"/>
          <w:szCs w:val="22"/>
          <w:lang w:val="en-GB"/>
        </w:rPr>
        <w:t>.</w:t>
      </w:r>
    </w:p>
    <w:p w14:paraId="1A0B5424" w14:textId="77777777" w:rsidR="008F73E9" w:rsidRPr="000858D0" w:rsidRDefault="008F73E9">
      <w:pPr>
        <w:tabs>
          <w:tab w:val="left" w:pos="492"/>
          <w:tab w:val="left" w:pos="2760"/>
        </w:tabs>
        <w:jc w:val="both"/>
        <w:rPr>
          <w:sz w:val="22"/>
          <w:szCs w:val="22"/>
          <w:lang w:val="en-US"/>
        </w:rPr>
      </w:pPr>
    </w:p>
    <w:p w14:paraId="3FA7B9A0" w14:textId="3A4DC4FE" w:rsidR="008F73E9" w:rsidRPr="000858D0" w:rsidRDefault="00130597">
      <w:pPr>
        <w:tabs>
          <w:tab w:val="left" w:pos="492"/>
          <w:tab w:val="left" w:pos="2760"/>
        </w:tabs>
        <w:jc w:val="both"/>
        <w:rPr>
          <w:sz w:val="22"/>
          <w:szCs w:val="22"/>
          <w:lang w:val="en-US"/>
        </w:rPr>
      </w:pPr>
      <w:r w:rsidRPr="000858D0">
        <w:rPr>
          <w:sz w:val="22"/>
          <w:szCs w:val="22"/>
          <w:lang w:val="en-GB"/>
        </w:rPr>
        <w:t xml:space="preserve">Figure 4 </w:t>
      </w:r>
      <w:del w:id="565" w:author="Schenk, Denis Elia (ARTORG)" w:date="2021-05-31T16:08:00Z">
        <w:r w:rsidRPr="000858D0" w:rsidDel="0045573C">
          <w:rPr>
            <w:sz w:val="22"/>
            <w:szCs w:val="22"/>
            <w:lang w:val="en-GB"/>
          </w:rPr>
          <w:delText xml:space="preserve">presenting </w:delText>
        </w:r>
      </w:del>
      <w:ins w:id="566" w:author="Schenk, Denis Elia (ARTORG)" w:date="2021-05-31T16:08:00Z">
        <w:r w:rsidR="0045573C">
          <w:rPr>
            <w:sz w:val="22"/>
            <w:szCs w:val="22"/>
            <w:lang w:val="en-GB"/>
          </w:rPr>
          <w:t>presents</w:t>
        </w:r>
        <w:r w:rsidR="0045573C" w:rsidRPr="000858D0">
          <w:rPr>
            <w:sz w:val="22"/>
            <w:szCs w:val="22"/>
            <w:lang w:val="en-GB"/>
          </w:rPr>
          <w:t xml:space="preserve"> </w:t>
        </w:r>
      </w:ins>
      <w:r w:rsidRPr="000858D0">
        <w:rPr>
          <w:sz w:val="22"/>
          <w:szCs w:val="22"/>
          <w:lang w:val="en-GB"/>
        </w:rPr>
        <w:t>the CV in relation to BV/TV</w:t>
      </w:r>
      <w:ins w:id="567" w:author="Schenk, Denis Elia (ARTORG)" w:date="2021-05-31T16:08:00Z">
        <w:r w:rsidR="0045573C">
          <w:rPr>
            <w:sz w:val="22"/>
            <w:szCs w:val="22"/>
            <w:lang w:val="en-GB"/>
          </w:rPr>
          <w:t>. It</w:t>
        </w:r>
      </w:ins>
      <w:r w:rsidRPr="000858D0">
        <w:rPr>
          <w:sz w:val="22"/>
          <w:szCs w:val="22"/>
          <w:lang w:val="en-GB"/>
        </w:rPr>
        <w:t xml:space="preserve"> shows </w:t>
      </w:r>
      <w:del w:id="568" w:author="Schenk, Denis Elia (ARTORG)" w:date="2021-05-31T16:08:00Z">
        <w:r w:rsidRPr="000858D0" w:rsidDel="0045573C">
          <w:rPr>
            <w:sz w:val="22"/>
            <w:szCs w:val="22"/>
            <w:lang w:val="en-GB"/>
          </w:rPr>
          <w:delText xml:space="preserve">that there is </w:delText>
        </w:r>
      </w:del>
      <w:r w:rsidRPr="000858D0">
        <w:rPr>
          <w:sz w:val="22"/>
          <w:szCs w:val="22"/>
          <w:lang w:val="en-GB"/>
        </w:rPr>
        <w:t xml:space="preserve">a tendency of CV </w:t>
      </w:r>
      <w:ins w:id="569" w:author="Schenk, Denis Elia (ARTORG)" w:date="2021-05-31T16:08:00Z">
        <w:r w:rsidR="0045573C">
          <w:rPr>
            <w:sz w:val="22"/>
            <w:szCs w:val="22"/>
            <w:lang w:val="en-GB"/>
          </w:rPr>
          <w:t xml:space="preserve">values </w:t>
        </w:r>
      </w:ins>
      <w:r w:rsidRPr="000858D0">
        <w:rPr>
          <w:sz w:val="22"/>
          <w:szCs w:val="22"/>
          <w:lang w:val="en-GB"/>
        </w:rPr>
        <w:t>to increase with</w:t>
      </w:r>
      <w:del w:id="570" w:author="Schenk, Denis Elia (ARTORG)" w:date="2021-05-31T16:09:00Z">
        <w:r w:rsidRPr="000858D0" w:rsidDel="00DA04E0">
          <w:rPr>
            <w:sz w:val="22"/>
            <w:szCs w:val="22"/>
            <w:lang w:val="en-GB"/>
          </w:rPr>
          <w:delText xml:space="preserve"> a</w:delText>
        </w:r>
      </w:del>
      <w:r w:rsidRPr="000858D0">
        <w:rPr>
          <w:sz w:val="22"/>
          <w:szCs w:val="22"/>
          <w:lang w:val="en-GB"/>
        </w:rPr>
        <w:t xml:space="preserve"> decreasing BV/TV</w:t>
      </w:r>
      <w:ins w:id="571" w:author="Schenk, Denis Elia (ARTORG)" w:date="2021-05-31T16:09:00Z">
        <w:r w:rsidR="00DA04E0">
          <w:rPr>
            <w:sz w:val="22"/>
            <w:szCs w:val="22"/>
            <w:lang w:val="en-GB"/>
          </w:rPr>
          <w:t xml:space="preserve"> values</w:t>
        </w:r>
      </w:ins>
      <w:r w:rsidRPr="000858D0">
        <w:rPr>
          <w:sz w:val="22"/>
          <w:szCs w:val="22"/>
          <w:lang w:val="en-GB"/>
        </w:rPr>
        <w:t>. Effectively, if the quantity of material inside the ROI decreases, the distribution homogeneity of this mass is more sensitive and therefore can quickly become</w:t>
      </w:r>
      <w:del w:id="572" w:author="Schenk, Denis Elia (ARTORG)" w:date="2021-05-31T16:09:00Z">
        <w:r w:rsidRPr="000858D0" w:rsidDel="00DA04E0">
          <w:rPr>
            <w:sz w:val="22"/>
            <w:szCs w:val="22"/>
            <w:lang w:val="en-GB"/>
          </w:rPr>
          <w:delText>s</w:delText>
        </w:r>
      </w:del>
      <w:r w:rsidRPr="000858D0">
        <w:rPr>
          <w:sz w:val="22"/>
          <w:szCs w:val="22"/>
          <w:lang w:val="en-GB"/>
        </w:rPr>
        <w:t xml:space="preserve"> highly heterogeneous. A simple assumption about this relation is that it could be monotonic. Pearson's correlation coefficient being strictly negative confirms a negative monotonic relation. As some </w:t>
      </w:r>
      <w:ins w:id="573" w:author="Schenk, Denis Elia (ARTORG)" w:date="2021-05-31T16:09:00Z">
        <w:r w:rsidR="00DA04E0">
          <w:rPr>
            <w:sz w:val="22"/>
            <w:szCs w:val="22"/>
            <w:lang w:val="en-GB"/>
          </w:rPr>
          <w:t xml:space="preserve">ROIs with </w:t>
        </w:r>
      </w:ins>
      <w:r w:rsidRPr="000858D0">
        <w:rPr>
          <w:sz w:val="22"/>
          <w:szCs w:val="22"/>
          <w:lang w:val="en-GB"/>
        </w:rPr>
        <w:t>higher BV/TV</w:t>
      </w:r>
      <w:del w:id="574" w:author="Schenk, Denis Elia (ARTORG)" w:date="2021-05-31T16:10:00Z">
        <w:r w:rsidRPr="000858D0" w:rsidDel="00DA04E0">
          <w:rPr>
            <w:sz w:val="22"/>
            <w:szCs w:val="22"/>
            <w:lang w:val="en-GB"/>
          </w:rPr>
          <w:delText xml:space="preserve"> ROIs</w:delText>
        </w:r>
      </w:del>
      <w:r w:rsidRPr="000858D0">
        <w:rPr>
          <w:sz w:val="22"/>
          <w:szCs w:val="22"/>
          <w:lang w:val="en-GB"/>
        </w:rPr>
        <w:t xml:space="preserve"> still present high CV</w:t>
      </w:r>
      <w:ins w:id="575" w:author="Schenk, Denis Elia (ARTORG)" w:date="2021-05-31T16:10:00Z">
        <w:r w:rsidR="00DA04E0">
          <w:rPr>
            <w:sz w:val="22"/>
            <w:szCs w:val="22"/>
            <w:lang w:val="en-GB"/>
          </w:rPr>
          <w:t xml:space="preserve"> values</w:t>
        </w:r>
      </w:ins>
      <w:r w:rsidRPr="000858D0">
        <w:rPr>
          <w:sz w:val="22"/>
          <w:szCs w:val="22"/>
          <w:lang w:val="en-GB"/>
        </w:rPr>
        <w:t xml:space="preserve">, imposing a fixed threshold </w:t>
      </w:r>
      <w:del w:id="576" w:author="Schenk, Denis Elia (ARTORG)" w:date="2021-05-31T16:10:00Z">
        <w:r w:rsidRPr="000858D0" w:rsidDel="00DA04E0">
          <w:rPr>
            <w:sz w:val="22"/>
            <w:szCs w:val="22"/>
            <w:lang w:val="en-GB"/>
          </w:rPr>
          <w:delText xml:space="preserve">make sense </w:delText>
        </w:r>
      </w:del>
      <w:r w:rsidRPr="000858D0">
        <w:rPr>
          <w:sz w:val="22"/>
          <w:szCs w:val="22"/>
          <w:lang w:val="en-GB"/>
        </w:rPr>
        <w:t>for subsequent homogenization</w:t>
      </w:r>
      <w:ins w:id="577" w:author="Schenk, Denis Elia (ARTORG)" w:date="2021-05-31T16:10:00Z">
        <w:r w:rsidR="00DA04E0">
          <w:rPr>
            <w:sz w:val="22"/>
            <w:szCs w:val="22"/>
            <w:lang w:val="en-GB"/>
          </w:rPr>
          <w:t xml:space="preserve"> seems </w:t>
        </w:r>
        <w:proofErr w:type="spellStart"/>
        <w:r w:rsidR="00DA04E0">
          <w:rPr>
            <w:sz w:val="22"/>
            <w:szCs w:val="22"/>
            <w:lang w:val="en-GB"/>
          </w:rPr>
          <w:t>feasable</w:t>
        </w:r>
      </w:ins>
      <w:proofErr w:type="spellEnd"/>
      <w:r w:rsidRPr="000858D0">
        <w:rPr>
          <w:sz w:val="22"/>
          <w:szCs w:val="22"/>
          <w:lang w:val="en-GB"/>
        </w:rPr>
        <w:t>.</w:t>
      </w:r>
    </w:p>
    <w:p w14:paraId="20891315" w14:textId="77777777" w:rsidR="008F73E9" w:rsidRPr="000858D0" w:rsidRDefault="008F73E9">
      <w:pPr>
        <w:tabs>
          <w:tab w:val="left" w:pos="492"/>
          <w:tab w:val="left" w:pos="2760"/>
        </w:tabs>
        <w:jc w:val="both"/>
        <w:rPr>
          <w:sz w:val="22"/>
          <w:szCs w:val="22"/>
          <w:lang w:val="en-US"/>
        </w:rPr>
      </w:pPr>
    </w:p>
    <w:p w14:paraId="45ADCBF1" w14:textId="32F3DC7A" w:rsidR="008F73E9" w:rsidRPr="000858D0" w:rsidRDefault="00130597">
      <w:pPr>
        <w:tabs>
          <w:tab w:val="left" w:pos="492"/>
          <w:tab w:val="left" w:pos="2760"/>
        </w:tabs>
        <w:jc w:val="both"/>
        <w:rPr>
          <w:sz w:val="22"/>
          <w:szCs w:val="22"/>
          <w:lang w:val="en-US"/>
        </w:rPr>
      </w:pPr>
      <w:r w:rsidRPr="000858D0">
        <w:rPr>
          <w:sz w:val="22"/>
          <w:szCs w:val="22"/>
          <w:lang w:val="en-GB"/>
        </w:rPr>
        <w:t xml:space="preserve">The </w:t>
      </w:r>
      <w:commentRangeStart w:id="578"/>
      <w:r w:rsidRPr="000858D0">
        <w:rPr>
          <w:sz w:val="22"/>
          <w:szCs w:val="22"/>
          <w:lang w:val="en-GB"/>
        </w:rPr>
        <w:t xml:space="preserve">fits </w:t>
      </w:r>
      <w:commentRangeEnd w:id="578"/>
      <w:r w:rsidR="00DA04E0">
        <w:rPr>
          <w:rStyle w:val="Kommentarzeichen"/>
        </w:rPr>
        <w:commentReference w:id="578"/>
      </w:r>
      <w:r w:rsidRPr="000858D0">
        <w:rPr>
          <w:sz w:val="22"/>
          <w:szCs w:val="22"/>
          <w:lang w:val="en-GB"/>
        </w:rPr>
        <w:t xml:space="preserve">performed on filtered data sets </w:t>
      </w:r>
      <w:commentRangeStart w:id="579"/>
      <w:r w:rsidRPr="000858D0">
        <w:rPr>
          <w:sz w:val="22"/>
          <w:szCs w:val="22"/>
          <w:lang w:val="en-GB"/>
        </w:rPr>
        <w:t>present direct effect of filtering</w:t>
      </w:r>
      <w:commentRangeEnd w:id="579"/>
      <w:r w:rsidR="00DA04E0">
        <w:rPr>
          <w:rStyle w:val="Kommentarzeichen"/>
        </w:rPr>
        <w:commentReference w:id="579"/>
      </w:r>
      <w:r w:rsidRPr="000858D0">
        <w:rPr>
          <w:sz w:val="22"/>
          <w:szCs w:val="22"/>
          <w:lang w:val="en-GB"/>
        </w:rPr>
        <w:t xml:space="preserve">. For the healthy group (N=603), the relatively </w:t>
      </w:r>
      <w:commentRangeStart w:id="580"/>
      <w:r w:rsidRPr="000858D0">
        <w:rPr>
          <w:sz w:val="22"/>
          <w:szCs w:val="22"/>
          <w:lang w:val="en-GB"/>
        </w:rPr>
        <w:t xml:space="preserve">small decrease </w:t>
      </w:r>
      <w:commentRangeEnd w:id="580"/>
      <w:r w:rsidR="00DA04E0">
        <w:rPr>
          <w:rStyle w:val="Kommentarzeichen"/>
        </w:rPr>
        <w:commentReference w:id="580"/>
      </w:r>
      <w:r w:rsidRPr="000858D0">
        <w:rPr>
          <w:sz w:val="22"/>
          <w:szCs w:val="22"/>
          <w:lang w:val="en-GB"/>
        </w:rPr>
        <w:t xml:space="preserve">of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(5</w:t>
      </w:r>
      <w:r w:rsidRPr="000858D0">
        <w:rPr>
          <w:rFonts w:ascii="Latin Modern Mono" w:hAnsi="Latin Modern Mono" w:cs="Latin Modern Mono"/>
          <w:sz w:val="22"/>
          <w:szCs w:val="22"/>
          <w:lang w:val="en-GB"/>
        </w:rPr>
        <w:t>‰</w:t>
      </w:r>
      <w:r w:rsidRPr="000858D0">
        <w:rPr>
          <w:sz w:val="22"/>
          <w:szCs w:val="22"/>
          <w:lang w:val="en-GB"/>
        </w:rPr>
        <w:t xml:space="preserve">) is negligible. On the other hand, </w:t>
      </w:r>
      <w:r w:rsidRPr="000858D0">
        <w:rPr>
          <w:i/>
          <w:sz w:val="22"/>
          <w:szCs w:val="22"/>
          <w:lang w:val="en-GB"/>
        </w:rPr>
        <w:t>NE</w:t>
      </w:r>
      <w:r w:rsidRPr="000858D0">
        <w:rPr>
          <w:sz w:val="22"/>
          <w:szCs w:val="22"/>
          <w:lang w:val="en-GB"/>
        </w:rPr>
        <w:t xml:space="preserve"> </w:t>
      </w:r>
      <w:del w:id="581" w:author="Schenk, Denis Elia (ARTORG)" w:date="2021-05-31T16:13:00Z">
        <w:r w:rsidRPr="000858D0" w:rsidDel="00DA04E0">
          <w:rPr>
            <w:sz w:val="22"/>
            <w:szCs w:val="22"/>
            <w:lang w:val="en-GB"/>
          </w:rPr>
          <w:delText>presents an improved value</w:delText>
        </w:r>
      </w:del>
      <w:ins w:id="582" w:author="Schenk, Denis Elia (ARTORG)" w:date="2021-05-31T16:13:00Z">
        <w:r w:rsidR="00DA04E0">
          <w:rPr>
            <w:sz w:val="22"/>
            <w:szCs w:val="22"/>
            <w:lang w:val="en-GB"/>
          </w:rPr>
          <w:t>values are</w:t>
        </w:r>
      </w:ins>
      <w:r w:rsidRPr="000858D0">
        <w:rPr>
          <w:sz w:val="22"/>
          <w:szCs w:val="22"/>
          <w:lang w:val="en-GB"/>
        </w:rPr>
        <w:t xml:space="preserve"> </w:t>
      </w:r>
      <w:del w:id="583" w:author="Schenk, Denis Elia (ARTORG)" w:date="2021-05-31T16:13:00Z">
        <w:r w:rsidRPr="000858D0" w:rsidDel="00DA04E0">
          <w:rPr>
            <w:sz w:val="22"/>
            <w:szCs w:val="22"/>
            <w:lang w:val="en-GB"/>
          </w:rPr>
          <w:delText xml:space="preserve">decreasing </w:delText>
        </w:r>
      </w:del>
      <w:ins w:id="584" w:author="Schenk, Denis Elia (ARTORG)" w:date="2021-05-31T16:13:00Z">
        <w:r w:rsidR="00DA04E0">
          <w:rPr>
            <w:sz w:val="22"/>
            <w:szCs w:val="22"/>
            <w:lang w:val="en-GB"/>
          </w:rPr>
          <w:t>decreased</w:t>
        </w:r>
        <w:r w:rsidR="00DA04E0" w:rsidRPr="000858D0">
          <w:rPr>
            <w:sz w:val="22"/>
            <w:szCs w:val="22"/>
            <w:lang w:val="en-GB"/>
          </w:rPr>
          <w:t xml:space="preserve"> </w:t>
        </w:r>
      </w:ins>
      <w:r w:rsidRPr="000858D0">
        <w:rPr>
          <w:sz w:val="22"/>
          <w:szCs w:val="22"/>
          <w:lang w:val="en-GB"/>
        </w:rPr>
        <w:t>by 2%</w:t>
      </w:r>
      <w:ins w:id="585" w:author="Schenk, Denis Elia (ARTORG)" w:date="2021-05-31T16:13:00Z">
        <w:r w:rsidR="00DA04E0">
          <w:rPr>
            <w:sz w:val="22"/>
            <w:szCs w:val="22"/>
            <w:lang w:val="en-GB"/>
          </w:rPr>
          <w:t xml:space="preserve"> and therefore improved</w:t>
        </w:r>
      </w:ins>
      <w:r w:rsidRPr="000858D0">
        <w:rPr>
          <w:sz w:val="22"/>
          <w:szCs w:val="22"/>
          <w:lang w:val="en-GB"/>
        </w:rPr>
        <w:t xml:space="preserve">. </w:t>
      </w:r>
      <w:commentRangeStart w:id="586"/>
      <w:r w:rsidRPr="000858D0">
        <w:rPr>
          <w:sz w:val="22"/>
          <w:szCs w:val="22"/>
          <w:lang w:val="en-GB"/>
        </w:rPr>
        <w:t xml:space="preserve">These results are due to the filtering of </w:t>
      </w:r>
      <w:ins w:id="587" w:author="Schenk, Denis Elia (ARTORG)" w:date="2021-05-31T16:13:00Z">
        <w:r w:rsidR="00DA04E0">
          <w:rPr>
            <w:sz w:val="22"/>
            <w:szCs w:val="22"/>
            <w:lang w:val="en-GB"/>
          </w:rPr>
          <w:t xml:space="preserve">data </w:t>
        </w:r>
      </w:ins>
      <w:r w:rsidRPr="000858D0">
        <w:rPr>
          <w:sz w:val="22"/>
          <w:szCs w:val="22"/>
          <w:lang w:val="en-GB"/>
        </w:rPr>
        <w:t xml:space="preserve">point further away from the diagonal (better </w:t>
      </w:r>
      <w:r w:rsidRPr="000858D0">
        <w:rPr>
          <w:i/>
          <w:sz w:val="22"/>
          <w:szCs w:val="22"/>
          <w:lang w:val="en-GB"/>
        </w:rPr>
        <w:t>NE</w:t>
      </w:r>
      <w:r w:rsidRPr="000858D0">
        <w:rPr>
          <w:sz w:val="22"/>
          <w:szCs w:val="22"/>
          <w:lang w:val="en-GB"/>
        </w:rPr>
        <w:t>) and some points close to the diagonal</w:t>
      </w:r>
      <w:commentRangeEnd w:id="586"/>
      <w:r w:rsidR="00DA04E0">
        <w:rPr>
          <w:rStyle w:val="Kommentarzeichen"/>
        </w:rPr>
        <w:commentReference w:id="586"/>
      </w:r>
      <w:ins w:id="588" w:author="Schenk, Denis Elia (ARTORG)" w:date="2021-05-31T16:14:00Z">
        <w:r w:rsidR="00DA04E0">
          <w:rPr>
            <w:sz w:val="22"/>
            <w:szCs w:val="22"/>
            <w:lang w:val="en-GB"/>
          </w:rPr>
          <w:t>,</w:t>
        </w:r>
      </w:ins>
      <w:r w:rsidRPr="000858D0">
        <w:rPr>
          <w:sz w:val="22"/>
          <w:szCs w:val="22"/>
          <w:lang w:val="en-GB"/>
        </w:rPr>
        <w:t xml:space="preserve"> leading to a smaller number of points (</w:t>
      </w:r>
      <w:commentRangeStart w:id="589"/>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commentRangeEnd w:id="589"/>
      <w:r w:rsidR="00DA04E0">
        <w:rPr>
          <w:rStyle w:val="Kommentarzeichen"/>
        </w:rPr>
        <w:commentReference w:id="589"/>
      </w:r>
      <w:r w:rsidRPr="000858D0">
        <w:rPr>
          <w:sz w:val="22"/>
          <w:szCs w:val="22"/>
          <w:lang w:val="en-GB"/>
        </w:rPr>
        <w:t>). For the OI group, filtering leads to a</w:t>
      </w:r>
      <w:ins w:id="590" w:author="Schenk, Denis Elia (ARTORG)" w:date="2021-05-31T16:16:00Z">
        <w:r w:rsidR="00DA04E0">
          <w:rPr>
            <w:sz w:val="22"/>
            <w:szCs w:val="22"/>
            <w:lang w:val="en-GB"/>
          </w:rPr>
          <w:t>n</w:t>
        </w:r>
      </w:ins>
      <w:r w:rsidRPr="000858D0">
        <w:rPr>
          <w:sz w:val="22"/>
          <w:szCs w:val="22"/>
          <w:lang w:val="en-GB"/>
        </w:rPr>
        <w:t xml:space="preserve"> important improvement of the </w:t>
      </w:r>
      <w:commentRangeStart w:id="591"/>
      <w:r w:rsidRPr="000858D0">
        <w:rPr>
          <w:sz w:val="22"/>
          <w:szCs w:val="22"/>
          <w:lang w:val="en-GB"/>
        </w:rPr>
        <w:t>fit</w:t>
      </w:r>
      <w:commentRangeEnd w:id="591"/>
      <w:r w:rsidR="00DA04E0">
        <w:rPr>
          <w:rStyle w:val="Kommentarzeichen"/>
        </w:rPr>
        <w:commentReference w:id="591"/>
      </w:r>
      <w:r w:rsidRPr="000858D0">
        <w:rPr>
          <w:sz w:val="22"/>
          <w:szCs w:val="22"/>
          <w:lang w:val="en-GB"/>
        </w:rPr>
        <w:t xml:space="preserve">. </w:t>
      </w:r>
      <w:del w:id="592" w:author="Schenk, Denis Elia (ARTORG)" w:date="2021-05-31T16:17:00Z">
        <w:r w:rsidRPr="000858D0" w:rsidDel="00DA04E0">
          <w:rPr>
            <w:sz w:val="22"/>
            <w:szCs w:val="22"/>
            <w:lang w:val="en-GB"/>
          </w:rPr>
          <w:delText xml:space="preserve">Results become similar to the healthy group in terms of </w:delText>
        </w:r>
      </w:del>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w:t>
      </w:r>
      <w:r w:rsidRPr="000858D0">
        <w:rPr>
          <w:i/>
          <w:sz w:val="22"/>
          <w:szCs w:val="22"/>
          <w:lang w:val="en-GB"/>
        </w:rPr>
        <w:t>NE</w:t>
      </w:r>
      <w:r w:rsidRPr="000858D0">
        <w:rPr>
          <w:sz w:val="22"/>
          <w:szCs w:val="22"/>
          <w:lang w:val="en-GB"/>
        </w:rPr>
        <w:t>, and the range of stiffness values</w:t>
      </w:r>
      <w:ins w:id="593" w:author="Schenk, Denis Elia (ARTORG)" w:date="2021-05-31T16:17:00Z">
        <w:r w:rsidR="00DA04E0">
          <w:rPr>
            <w:sz w:val="22"/>
            <w:szCs w:val="22"/>
            <w:lang w:val="en-GB"/>
          </w:rPr>
          <w:t xml:space="preserve"> </w:t>
        </w:r>
      </w:ins>
      <w:ins w:id="594" w:author="Schenk, Denis Elia (ARTORG)" w:date="2021-05-31T16:18:00Z">
        <w:r w:rsidR="00DA04E0">
          <w:rPr>
            <w:sz w:val="22"/>
            <w:szCs w:val="22"/>
            <w:lang w:val="en-GB"/>
          </w:rPr>
          <w:t>are almost at the level of</w:t>
        </w:r>
      </w:ins>
      <w:ins w:id="595" w:author="Schenk, Denis Elia (ARTORG)" w:date="2021-05-31T16:17:00Z">
        <w:r w:rsidR="00DA04E0" w:rsidRPr="000858D0">
          <w:rPr>
            <w:sz w:val="22"/>
            <w:szCs w:val="22"/>
            <w:lang w:val="en-GB"/>
          </w:rPr>
          <w:t xml:space="preserve"> the healthy group</w:t>
        </w:r>
      </w:ins>
      <w:r w:rsidRPr="000858D0">
        <w:rPr>
          <w:sz w:val="22"/>
          <w:szCs w:val="22"/>
          <w:lang w:val="en-GB"/>
        </w:rPr>
        <w:t xml:space="preserve">. These results give confidence to the filtering procedure and are a first step </w:t>
      </w:r>
      <w:ins w:id="596" w:author="Schenk, Denis Elia (ARTORG)" w:date="2021-05-31T16:18:00Z">
        <w:r w:rsidR="00DA04E0">
          <w:rPr>
            <w:sz w:val="22"/>
            <w:szCs w:val="22"/>
            <w:lang w:val="en-GB"/>
          </w:rPr>
          <w:t xml:space="preserve">in accepting </w:t>
        </w:r>
      </w:ins>
      <w:del w:id="597" w:author="Schenk, Denis Elia (ARTORG)" w:date="2021-05-31T16:18:00Z">
        <w:r w:rsidRPr="000858D0" w:rsidDel="00DA04E0">
          <w:rPr>
            <w:sz w:val="22"/>
            <w:szCs w:val="22"/>
            <w:lang w:val="en-GB"/>
          </w:rPr>
          <w:delText xml:space="preserve">to </w:delText>
        </w:r>
      </w:del>
      <w:r w:rsidRPr="000858D0">
        <w:rPr>
          <w:sz w:val="22"/>
          <w:szCs w:val="22"/>
          <w:lang w:val="en-GB"/>
        </w:rPr>
        <w:t xml:space="preserve">the hypothesis of </w:t>
      </w:r>
      <w:ins w:id="598" w:author="Schenk, Denis Elia (ARTORG)" w:date="2021-05-31T16:19:00Z">
        <w:r w:rsidR="00DA04E0" w:rsidRPr="000858D0">
          <w:rPr>
            <w:sz w:val="22"/>
            <w:szCs w:val="22"/>
            <w:lang w:val="en-GB"/>
          </w:rPr>
          <w:t>healthy and OI trabecular bone</w:t>
        </w:r>
        <w:r w:rsidR="00DA04E0" w:rsidRPr="000858D0">
          <w:rPr>
            <w:sz w:val="22"/>
            <w:szCs w:val="22"/>
            <w:lang w:val="en-GB"/>
          </w:rPr>
          <w:t xml:space="preserve"> </w:t>
        </w:r>
      </w:ins>
      <w:del w:id="599" w:author="Schenk, Denis Elia (ARTORG)" w:date="2021-05-31T16:19:00Z">
        <w:r w:rsidRPr="000858D0" w:rsidDel="00DA04E0">
          <w:rPr>
            <w:sz w:val="22"/>
            <w:szCs w:val="22"/>
            <w:lang w:val="en-GB"/>
          </w:rPr>
          <w:delText>no different</w:delText>
        </w:r>
      </w:del>
      <w:ins w:id="600" w:author="Schenk, Denis Elia (ARTORG)" w:date="2021-05-31T16:19:00Z">
        <w:r w:rsidR="00DA04E0">
          <w:rPr>
            <w:sz w:val="22"/>
            <w:szCs w:val="22"/>
            <w:lang w:val="en-GB"/>
          </w:rPr>
          <w:t>having the same</w:t>
        </w:r>
      </w:ins>
      <w:r w:rsidRPr="000858D0">
        <w:rPr>
          <w:sz w:val="22"/>
          <w:szCs w:val="22"/>
          <w:lang w:val="en-GB"/>
        </w:rPr>
        <w:t xml:space="preserve"> fabric-elasticity relationships</w:t>
      </w:r>
      <w:del w:id="601" w:author="Schenk, Denis Elia (ARTORG)" w:date="2021-05-31T16:19:00Z">
        <w:r w:rsidRPr="000858D0" w:rsidDel="00DA04E0">
          <w:rPr>
            <w:sz w:val="22"/>
            <w:szCs w:val="22"/>
            <w:lang w:val="en-GB"/>
          </w:rPr>
          <w:delText xml:space="preserve"> between</w:delText>
        </w:r>
      </w:del>
      <w:del w:id="602" w:author="Schenk, Denis Elia (ARTORG)" w:date="2021-05-31T16:18:00Z">
        <w:r w:rsidRPr="000858D0" w:rsidDel="00DA04E0">
          <w:rPr>
            <w:sz w:val="22"/>
            <w:szCs w:val="22"/>
            <w:lang w:val="en-GB"/>
          </w:rPr>
          <w:delText xml:space="preserve"> healthy and OI trabecular bone</w:delText>
        </w:r>
      </w:del>
      <w:r w:rsidRPr="000858D0">
        <w:rPr>
          <w:sz w:val="22"/>
          <w:szCs w:val="22"/>
          <w:lang w:val="en-GB"/>
        </w:rPr>
        <w:t>.</w:t>
      </w:r>
    </w:p>
    <w:p w14:paraId="3775C90C" w14:textId="77777777" w:rsidR="008F73E9" w:rsidRPr="000858D0" w:rsidRDefault="008F73E9">
      <w:pPr>
        <w:tabs>
          <w:tab w:val="left" w:pos="492"/>
          <w:tab w:val="left" w:pos="2760"/>
        </w:tabs>
        <w:jc w:val="both"/>
        <w:rPr>
          <w:sz w:val="22"/>
          <w:szCs w:val="22"/>
          <w:lang w:val="en-US"/>
        </w:rPr>
      </w:pPr>
    </w:p>
    <w:p w14:paraId="3CAEABCC" w14:textId="7CF4087C" w:rsidR="008F73E9" w:rsidRPr="000858D0" w:rsidRDefault="00130597">
      <w:pPr>
        <w:tabs>
          <w:tab w:val="left" w:pos="492"/>
          <w:tab w:val="left" w:pos="2760"/>
        </w:tabs>
        <w:jc w:val="both"/>
        <w:rPr>
          <w:sz w:val="22"/>
          <w:szCs w:val="22"/>
          <w:lang w:val="en-US"/>
        </w:rPr>
      </w:pPr>
      <w:r w:rsidRPr="000858D0">
        <w:rPr>
          <w:sz w:val="22"/>
          <w:szCs w:val="22"/>
          <w:lang w:val="en-GB"/>
        </w:rPr>
        <w:t>After BV/TV and DA matching, grouping the data sets together lead</w:t>
      </w:r>
      <w:ins w:id="603" w:author="Schenk, Denis Elia (ARTORG)" w:date="2021-05-31T16:20:00Z">
        <w:r w:rsidR="00803AA9">
          <w:rPr>
            <w:sz w:val="22"/>
            <w:szCs w:val="22"/>
            <w:lang w:val="en-GB"/>
          </w:rPr>
          <w:t>s</w:t>
        </w:r>
      </w:ins>
      <w:r w:rsidRPr="000858D0">
        <w:rPr>
          <w:sz w:val="22"/>
          <w:szCs w:val="22"/>
          <w:lang w:val="en-GB"/>
        </w:rPr>
        <w:t xml:space="preserve"> to similar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and NE as for </w:t>
      </w:r>
      <w:ins w:id="604" w:author="Schenk, Denis Elia (ARTORG)" w:date="2021-05-31T16:20:00Z">
        <w:r w:rsidR="00803AA9">
          <w:rPr>
            <w:sz w:val="22"/>
            <w:szCs w:val="22"/>
            <w:lang w:val="en-GB"/>
          </w:rPr>
          <w:t xml:space="preserve">the </w:t>
        </w:r>
      </w:ins>
      <w:r w:rsidRPr="000858D0">
        <w:rPr>
          <w:sz w:val="22"/>
          <w:szCs w:val="22"/>
          <w:lang w:val="en-GB"/>
        </w:rPr>
        <w:t>individual filtered data set</w:t>
      </w:r>
      <w:ins w:id="605" w:author="Schenk, Denis Elia (ARTORG)" w:date="2021-05-31T16:20:00Z">
        <w:r w:rsidR="00803AA9">
          <w:rPr>
            <w:sz w:val="22"/>
            <w:szCs w:val="22"/>
            <w:lang w:val="en-GB"/>
          </w:rPr>
          <w:t>s</w:t>
        </w:r>
      </w:ins>
      <w:r w:rsidRPr="000858D0">
        <w:rPr>
          <w:sz w:val="22"/>
          <w:szCs w:val="22"/>
          <w:lang w:val="en-GB"/>
        </w:rPr>
        <w:t xml:space="preserve">. This allows to </w:t>
      </w:r>
      <w:del w:id="606" w:author="Schenk, Denis Elia (ARTORG)" w:date="2021-05-31T16:20:00Z">
        <w:r w:rsidRPr="000858D0" w:rsidDel="00803AA9">
          <w:rPr>
            <w:sz w:val="22"/>
            <w:szCs w:val="22"/>
            <w:lang w:val="en-GB"/>
          </w:rPr>
          <w:delText xml:space="preserve">give </w:delText>
        </w:r>
      </w:del>
      <w:ins w:id="607" w:author="Schenk, Denis Elia (ARTORG)" w:date="2021-05-31T16:20:00Z">
        <w:r w:rsidR="00803AA9">
          <w:rPr>
            <w:sz w:val="22"/>
            <w:szCs w:val="22"/>
            <w:lang w:val="en-GB"/>
          </w:rPr>
          <w:t>determine</w:t>
        </w:r>
        <w:r w:rsidR="00803AA9" w:rsidRPr="000858D0">
          <w:rPr>
            <w:sz w:val="22"/>
            <w:szCs w:val="22"/>
            <w:lang w:val="en-GB"/>
          </w:rPr>
          <w:t xml:space="preserve"> </w:t>
        </w:r>
      </w:ins>
      <w:r w:rsidRPr="000858D0">
        <w:rPr>
          <w:sz w:val="22"/>
          <w:szCs w:val="22"/>
          <w:lang w:val="en-GB"/>
        </w:rPr>
        <w:t xml:space="preserve">values for </w:t>
      </w:r>
      <w:r w:rsidRPr="000858D0">
        <w:rPr>
          <w:i/>
          <w:sz w:val="22"/>
          <w:szCs w:val="22"/>
          <w:lang w:val="en-GB"/>
        </w:rPr>
        <w:t>k</w:t>
      </w:r>
      <w:r w:rsidRPr="000858D0">
        <w:rPr>
          <w:sz w:val="22"/>
          <w:szCs w:val="22"/>
          <w:lang w:val="en-GB"/>
        </w:rPr>
        <w:t xml:space="preserve"> and </w:t>
      </w:r>
      <w:r w:rsidRPr="000858D0">
        <w:rPr>
          <w:i/>
          <w:sz w:val="22"/>
          <w:szCs w:val="22"/>
          <w:lang w:val="en-GB"/>
        </w:rPr>
        <w:t>l</w:t>
      </w:r>
      <w:r w:rsidRPr="000858D0">
        <w:rPr>
          <w:sz w:val="22"/>
          <w:szCs w:val="22"/>
          <w:lang w:val="en-GB"/>
        </w:rPr>
        <w:t xml:space="preserve"> for the tibia at a spatial resolution of 61</w:t>
      </w:r>
      <w:del w:id="608" w:author="Schenk, Denis Elia (ARTORG)" w:date="2021-05-31T16:20:00Z">
        <w:r w:rsidRPr="000858D0" w:rsidDel="00803AA9">
          <w:rPr>
            <w:sz w:val="22"/>
            <w:szCs w:val="22"/>
            <w:lang w:val="en-GB"/>
          </w:rPr>
          <w:delText xml:space="preserve"> </w:delText>
        </w:r>
      </w:del>
      <w:r w:rsidRPr="000858D0">
        <w:rPr>
          <w:rFonts w:ascii="Latin Modern Math" w:hAnsi="Latin Modern Math" w:cs="Latin Modern Math"/>
          <w:sz w:val="22"/>
          <w:szCs w:val="22"/>
          <w:lang w:val="en-GB"/>
        </w:rPr>
        <w:t>µ</w:t>
      </w:r>
      <w:r w:rsidRPr="000858D0">
        <w:rPr>
          <w:sz w:val="22"/>
          <w:szCs w:val="22"/>
          <w:lang w:val="en-GB"/>
        </w:rPr>
        <w:t xml:space="preserve">m. Imposing these values to perform the </w:t>
      </w:r>
      <w:commentRangeStart w:id="609"/>
      <w:r w:rsidRPr="000858D0">
        <w:rPr>
          <w:sz w:val="22"/>
          <w:szCs w:val="22"/>
          <w:lang w:val="en-GB"/>
        </w:rPr>
        <w:t xml:space="preserve">fit </w:t>
      </w:r>
      <w:commentRangeEnd w:id="609"/>
      <w:r w:rsidR="00803AA9">
        <w:rPr>
          <w:rStyle w:val="Kommentarzeichen"/>
        </w:rPr>
        <w:commentReference w:id="609"/>
      </w:r>
      <w:r w:rsidRPr="000858D0">
        <w:rPr>
          <w:sz w:val="22"/>
          <w:szCs w:val="22"/>
          <w:lang w:val="en-GB"/>
        </w:rPr>
        <w:t xml:space="preserve">on </w:t>
      </w:r>
      <w:commentRangeStart w:id="610"/>
      <w:r w:rsidRPr="000858D0">
        <w:rPr>
          <w:sz w:val="22"/>
          <w:szCs w:val="22"/>
          <w:lang w:val="en-GB"/>
        </w:rPr>
        <w:t>individual</w:t>
      </w:r>
      <w:ins w:id="611" w:author="Schenk, Denis Elia (ARTORG)" w:date="2021-05-31T16:21:00Z">
        <w:r w:rsidR="00803AA9">
          <w:rPr>
            <w:sz w:val="22"/>
            <w:szCs w:val="22"/>
            <w:lang w:val="en-GB"/>
          </w:rPr>
          <w:t>ly</w:t>
        </w:r>
      </w:ins>
      <w:r w:rsidRPr="000858D0">
        <w:rPr>
          <w:sz w:val="22"/>
          <w:szCs w:val="22"/>
          <w:lang w:val="en-GB"/>
        </w:rPr>
        <w:t xml:space="preserve"> match</w:t>
      </w:r>
      <w:ins w:id="612" w:author="Schenk, Denis Elia (ARTORG)" w:date="2021-05-31T16:21:00Z">
        <w:r w:rsidR="00803AA9">
          <w:rPr>
            <w:sz w:val="22"/>
            <w:szCs w:val="22"/>
            <w:lang w:val="en-GB"/>
          </w:rPr>
          <w:t>ed</w:t>
        </w:r>
      </w:ins>
      <w:r w:rsidRPr="000858D0">
        <w:rPr>
          <w:sz w:val="22"/>
          <w:szCs w:val="22"/>
          <w:lang w:val="en-GB"/>
        </w:rPr>
        <w:t xml:space="preserve"> data set</w:t>
      </w:r>
      <w:ins w:id="613" w:author="Schenk, Denis Elia (ARTORG)" w:date="2021-05-31T16:21:00Z">
        <w:r w:rsidR="00803AA9">
          <w:rPr>
            <w:sz w:val="22"/>
            <w:szCs w:val="22"/>
            <w:lang w:val="en-GB"/>
          </w:rPr>
          <w:t>s</w:t>
        </w:r>
      </w:ins>
      <w:r w:rsidRPr="000858D0">
        <w:rPr>
          <w:sz w:val="22"/>
          <w:szCs w:val="22"/>
          <w:lang w:val="en-GB"/>
        </w:rPr>
        <w:t xml:space="preserve"> </w:t>
      </w:r>
      <w:commentRangeEnd w:id="610"/>
      <w:r w:rsidR="00803AA9">
        <w:rPr>
          <w:rStyle w:val="Kommentarzeichen"/>
        </w:rPr>
        <w:commentReference w:id="610"/>
      </w:r>
      <w:r w:rsidRPr="000858D0">
        <w:rPr>
          <w:sz w:val="22"/>
          <w:szCs w:val="22"/>
          <w:lang w:val="en-GB"/>
        </w:rPr>
        <w:t>allow</w:t>
      </w:r>
      <w:ins w:id="614" w:author="Schenk, Denis Elia (ARTORG)" w:date="2021-05-31T16:21:00Z">
        <w:r w:rsidR="00803AA9">
          <w:rPr>
            <w:sz w:val="22"/>
            <w:szCs w:val="22"/>
            <w:lang w:val="en-GB"/>
          </w:rPr>
          <w:t>s</w:t>
        </w:r>
      </w:ins>
      <w:r w:rsidRPr="000858D0">
        <w:rPr>
          <w:sz w:val="22"/>
          <w:szCs w:val="22"/>
          <w:lang w:val="en-GB"/>
        </w:rPr>
        <w:t xml:space="preserve"> to highlight differences, if any, between healthy and OI trabecular bone. The relatively low differences for </w:t>
      </w:r>
      <w:r w:rsidRPr="000858D0">
        <w:rPr>
          <w:rFonts w:ascii="Latin Modern Math" w:hAnsi="Latin Modern Math" w:cs="Latin Modern Math"/>
          <w:i/>
          <w:sz w:val="22"/>
          <w:szCs w:val="22"/>
          <w:lang w:val="fr-CH"/>
        </w:rPr>
        <w:t>λ</w:t>
      </w:r>
      <w:r w:rsidRPr="000858D0">
        <w:rPr>
          <w:rFonts w:ascii="Latin Modern Math" w:hAnsi="Latin Modern Math" w:cs="Latin Modern Math"/>
          <w:i/>
          <w:sz w:val="22"/>
          <w:szCs w:val="22"/>
          <w:vertAlign w:val="subscript"/>
          <w:lang w:val="fr-CH"/>
        </w:rPr>
        <w:t>0</w:t>
      </w:r>
      <w:r w:rsidRPr="000858D0">
        <w:rPr>
          <w:i/>
          <w:sz w:val="22"/>
          <w:szCs w:val="22"/>
          <w:lang w:val="en-GB"/>
        </w:rPr>
        <w:t>'</w:t>
      </w:r>
      <w:r w:rsidRPr="000858D0">
        <w:rPr>
          <w:sz w:val="22"/>
          <w:szCs w:val="22"/>
          <w:lang w:val="en-GB"/>
        </w:rPr>
        <w:t xml:space="preserve"> and </w:t>
      </w:r>
      <w:r w:rsidRPr="000858D0">
        <w:rPr>
          <w:rFonts w:ascii="Latin Modern Math" w:hAnsi="Latin Modern Math" w:cs="Latin Modern Math"/>
          <w:i/>
          <w:sz w:val="22"/>
          <w:szCs w:val="22"/>
          <w:lang w:val="fr-CH"/>
        </w:rPr>
        <w:t>μ</w:t>
      </w:r>
      <w:r w:rsidRPr="000858D0">
        <w:rPr>
          <w:rFonts w:ascii="Latin Modern Math" w:hAnsi="Latin Modern Math" w:cs="Latin Modern Math"/>
          <w:i/>
          <w:sz w:val="22"/>
          <w:szCs w:val="22"/>
          <w:vertAlign w:val="subscript"/>
          <w:lang w:val="fr-CH"/>
        </w:rPr>
        <w:t>0</w:t>
      </w:r>
      <w:r w:rsidRPr="000858D0">
        <w:rPr>
          <w:sz w:val="22"/>
          <w:szCs w:val="22"/>
          <w:lang w:val="en-GB"/>
        </w:rPr>
        <w:t xml:space="preserve"> once again </w:t>
      </w:r>
      <w:del w:id="615" w:author="Schenk, Denis Elia (ARTORG)" w:date="2021-05-31T16:23:00Z">
        <w:r w:rsidRPr="000858D0" w:rsidDel="00803AA9">
          <w:rPr>
            <w:sz w:val="22"/>
            <w:szCs w:val="22"/>
            <w:lang w:val="en-GB"/>
          </w:rPr>
          <w:delText xml:space="preserve">provide </w:delText>
        </w:r>
      </w:del>
      <w:ins w:id="616" w:author="Schenk, Denis Elia (ARTORG)" w:date="2021-05-31T16:23:00Z">
        <w:r w:rsidR="00803AA9">
          <w:rPr>
            <w:sz w:val="22"/>
            <w:szCs w:val="22"/>
            <w:lang w:val="en-GB"/>
          </w:rPr>
          <w:t>supports the</w:t>
        </w:r>
        <w:r w:rsidR="00803AA9" w:rsidRPr="000858D0">
          <w:rPr>
            <w:sz w:val="22"/>
            <w:szCs w:val="22"/>
            <w:lang w:val="en-GB"/>
          </w:rPr>
          <w:t xml:space="preserve"> </w:t>
        </w:r>
      </w:ins>
      <w:del w:id="617" w:author="Schenk, Denis Elia (ARTORG)" w:date="2021-05-31T16:23:00Z">
        <w:r w:rsidRPr="000858D0" w:rsidDel="00803AA9">
          <w:rPr>
            <w:sz w:val="22"/>
            <w:szCs w:val="22"/>
            <w:lang w:val="en-GB"/>
          </w:rPr>
          <w:delText xml:space="preserve">arguments </w:delText>
        </w:r>
      </w:del>
      <w:ins w:id="618" w:author="Schenk, Denis Elia (ARTORG)" w:date="2021-05-31T16:23:00Z">
        <w:r w:rsidR="00803AA9">
          <w:rPr>
            <w:sz w:val="22"/>
            <w:szCs w:val="22"/>
            <w:lang w:val="en-GB"/>
          </w:rPr>
          <w:t>hypothesis</w:t>
        </w:r>
        <w:r w:rsidR="00803AA9" w:rsidRPr="000858D0">
          <w:rPr>
            <w:sz w:val="22"/>
            <w:szCs w:val="22"/>
            <w:lang w:val="en-GB"/>
          </w:rPr>
          <w:t xml:space="preserve"> </w:t>
        </w:r>
      </w:ins>
      <w:r w:rsidRPr="000858D0">
        <w:rPr>
          <w:sz w:val="22"/>
          <w:szCs w:val="22"/>
          <w:lang w:val="en-GB"/>
        </w:rPr>
        <w:t xml:space="preserve">for similar </w:t>
      </w:r>
      <w:ins w:id="619" w:author="Schenk, Denis Elia (ARTORG)" w:date="2021-05-31T16:23:00Z">
        <w:r w:rsidR="00803AA9">
          <w:rPr>
            <w:sz w:val="22"/>
            <w:szCs w:val="22"/>
            <w:lang w:val="en-GB"/>
          </w:rPr>
          <w:t xml:space="preserve">fabric-elasticity </w:t>
        </w:r>
      </w:ins>
      <w:r w:rsidRPr="000858D0">
        <w:rPr>
          <w:sz w:val="22"/>
          <w:szCs w:val="22"/>
          <w:lang w:val="en-GB"/>
        </w:rPr>
        <w:t xml:space="preserve">relationships between the two </w:t>
      </w:r>
      <w:commentRangeStart w:id="620"/>
      <w:r w:rsidRPr="000858D0">
        <w:rPr>
          <w:sz w:val="22"/>
          <w:szCs w:val="22"/>
          <w:lang w:val="en-GB"/>
        </w:rPr>
        <w:t>groups</w:t>
      </w:r>
      <w:commentRangeEnd w:id="620"/>
      <w:r w:rsidR="00803AA9">
        <w:rPr>
          <w:rStyle w:val="Kommentarzeichen"/>
        </w:rPr>
        <w:commentReference w:id="620"/>
      </w:r>
      <w:r w:rsidRPr="000858D0">
        <w:rPr>
          <w:sz w:val="22"/>
          <w:szCs w:val="22"/>
          <w:lang w:val="en-GB"/>
        </w:rPr>
        <w:t xml:space="preserve">. For </w:t>
      </w:r>
      <w:r w:rsidRPr="000858D0">
        <w:rPr>
          <w:rFonts w:ascii="Latin Modern Math" w:hAnsi="Latin Modern Math" w:cs="Latin Modern Math"/>
          <w:i/>
          <w:sz w:val="22"/>
          <w:szCs w:val="22"/>
          <w:lang w:val="en-GB"/>
        </w:rPr>
        <w:t>λ</w:t>
      </w:r>
      <w:r w:rsidRPr="000858D0">
        <w:rPr>
          <w:rFonts w:ascii="Latin Modern Math" w:hAnsi="Latin Modern Math" w:cs="Latin Modern Math"/>
          <w:i/>
          <w:sz w:val="22"/>
          <w:szCs w:val="22"/>
          <w:vertAlign w:val="subscript"/>
          <w:lang w:val="en-GB"/>
        </w:rPr>
        <w:t>0</w:t>
      </w:r>
      <w:r w:rsidRPr="000858D0">
        <w:rPr>
          <w:sz w:val="22"/>
          <w:szCs w:val="22"/>
          <w:lang w:val="en-GB"/>
        </w:rPr>
        <w:t xml:space="preserve">, this relative difference being higher could rise some doubts about this </w:t>
      </w:r>
      <w:del w:id="621" w:author="Schenk, Denis Elia (ARTORG)" w:date="2021-05-31T16:24:00Z">
        <w:r w:rsidRPr="000858D0" w:rsidDel="00803AA9">
          <w:rPr>
            <w:sz w:val="22"/>
            <w:szCs w:val="22"/>
            <w:lang w:val="en-GB"/>
          </w:rPr>
          <w:delText>similarity</w:delText>
        </w:r>
      </w:del>
      <w:ins w:id="622" w:author="Schenk, Denis Elia (ARTORG)" w:date="2021-05-31T16:24:00Z">
        <w:r w:rsidR="00803AA9" w:rsidRPr="000858D0">
          <w:rPr>
            <w:sz w:val="22"/>
            <w:szCs w:val="22"/>
            <w:lang w:val="en-GB"/>
          </w:rPr>
          <w:t>similarity,</w:t>
        </w:r>
      </w:ins>
      <w:r w:rsidRPr="000858D0">
        <w:rPr>
          <w:sz w:val="22"/>
          <w:szCs w:val="22"/>
          <w:lang w:val="en-GB"/>
        </w:rPr>
        <w:t xml:space="preserve"> but</w:t>
      </w:r>
      <w:ins w:id="623" w:author="Schenk, Denis Elia (ARTORG)" w:date="2021-05-31T16:24:00Z">
        <w:r w:rsidR="00803AA9">
          <w:rPr>
            <w:sz w:val="22"/>
            <w:szCs w:val="22"/>
            <w:lang w:val="en-GB"/>
          </w:rPr>
          <w:t xml:space="preserve"> the</w:t>
        </w:r>
      </w:ins>
      <w:r w:rsidRPr="000858D0">
        <w:rPr>
          <w:sz w:val="22"/>
          <w:szCs w:val="22"/>
          <w:lang w:val="en-GB"/>
        </w:rPr>
        <w:t xml:space="preserve"> 95% CI intervals still show a </w:t>
      </w:r>
      <w:commentRangeStart w:id="624"/>
      <w:r w:rsidRPr="000858D0">
        <w:rPr>
          <w:sz w:val="22"/>
          <w:szCs w:val="22"/>
          <w:lang w:val="en-GB"/>
        </w:rPr>
        <w:t>common range</w:t>
      </w:r>
      <w:commentRangeEnd w:id="624"/>
      <w:r w:rsidR="00803AA9">
        <w:rPr>
          <w:rStyle w:val="Kommentarzeichen"/>
        </w:rPr>
        <w:commentReference w:id="624"/>
      </w:r>
      <w:r w:rsidRPr="000858D0">
        <w:rPr>
          <w:sz w:val="22"/>
          <w:szCs w:val="22"/>
          <w:lang w:val="en-GB"/>
        </w:rPr>
        <w:t>. Moreover, ANCOVA performed comparing the original formulation and the one with addition of a regressor for the group show</w:t>
      </w:r>
      <w:ins w:id="625" w:author="Schenk, Denis Elia (ARTORG)" w:date="2021-05-31T16:25:00Z">
        <w:r w:rsidR="00803AA9">
          <w:rPr>
            <w:sz w:val="22"/>
            <w:szCs w:val="22"/>
            <w:lang w:val="en-GB"/>
          </w:rPr>
          <w:t>ed</w:t>
        </w:r>
      </w:ins>
      <w:del w:id="626" w:author="Schenk, Denis Elia (ARTORG)" w:date="2021-05-31T16:25:00Z">
        <w:r w:rsidRPr="000858D0" w:rsidDel="00803AA9">
          <w:rPr>
            <w:sz w:val="22"/>
            <w:szCs w:val="22"/>
            <w:lang w:val="en-GB"/>
          </w:rPr>
          <w:delText>n</w:delText>
        </w:r>
      </w:del>
      <w:r w:rsidRPr="000858D0">
        <w:rPr>
          <w:sz w:val="22"/>
          <w:szCs w:val="22"/>
          <w:lang w:val="en-GB"/>
        </w:rPr>
        <w:t xml:space="preserve"> a p</w:t>
      </w:r>
      <w:ins w:id="627" w:author="Schenk, Denis Elia (ARTORG)" w:date="2021-05-31T16:25:00Z">
        <w:r w:rsidR="00803AA9">
          <w:rPr>
            <w:sz w:val="22"/>
            <w:szCs w:val="22"/>
            <w:lang w:val="en-GB"/>
          </w:rPr>
          <w:t>-</w:t>
        </w:r>
      </w:ins>
      <w:del w:id="628" w:author="Schenk, Denis Elia (ARTORG)" w:date="2021-05-31T16:25:00Z">
        <w:r w:rsidRPr="000858D0" w:rsidDel="00803AA9">
          <w:rPr>
            <w:sz w:val="22"/>
            <w:szCs w:val="22"/>
            <w:lang w:val="en-GB"/>
          </w:rPr>
          <w:delText xml:space="preserve"> </w:delText>
        </w:r>
      </w:del>
      <w:r w:rsidRPr="000858D0">
        <w:rPr>
          <w:sz w:val="22"/>
          <w:szCs w:val="22"/>
          <w:lang w:val="en-GB"/>
        </w:rPr>
        <w:t>value far above the 5% significance level. With this statistical non-significance of the group</w:t>
      </w:r>
      <w:ins w:id="629" w:author="Schenk, Denis Elia (ARTORG)" w:date="2021-05-31T16:26:00Z">
        <w:r w:rsidR="00803AA9">
          <w:rPr>
            <w:sz w:val="22"/>
            <w:szCs w:val="22"/>
            <w:lang w:val="en-GB"/>
          </w:rPr>
          <w:t>s</w:t>
        </w:r>
      </w:ins>
      <w:r w:rsidRPr="000858D0">
        <w:rPr>
          <w:sz w:val="22"/>
          <w:szCs w:val="22"/>
          <w:lang w:val="en-GB"/>
        </w:rPr>
        <w:t xml:space="preserve"> and </w:t>
      </w:r>
      <w:ins w:id="630" w:author="Schenk, Denis Elia (ARTORG)" w:date="2021-05-31T16:26:00Z">
        <w:r w:rsidR="00803AA9">
          <w:rPr>
            <w:sz w:val="22"/>
            <w:szCs w:val="22"/>
            <w:lang w:val="en-GB"/>
          </w:rPr>
          <w:t xml:space="preserve">their </w:t>
        </w:r>
      </w:ins>
      <w:r w:rsidRPr="000858D0">
        <w:rPr>
          <w:sz w:val="22"/>
          <w:szCs w:val="22"/>
          <w:lang w:val="en-GB"/>
        </w:rPr>
        <w:t xml:space="preserve">low relative differences in the computed stiffness constants, it can be stated that: if trabecular bone is homogeneous enough, there is no reason to </w:t>
      </w:r>
      <w:del w:id="631" w:author="Schenk, Denis Elia (ARTORG)" w:date="2021-05-31T16:26:00Z">
        <w:r w:rsidRPr="000858D0" w:rsidDel="00803AA9">
          <w:rPr>
            <w:sz w:val="22"/>
            <w:szCs w:val="22"/>
            <w:lang w:val="en-GB"/>
          </w:rPr>
          <w:delText xml:space="preserve">suppose </w:delText>
        </w:r>
      </w:del>
      <w:ins w:id="632" w:author="Schenk, Denis Elia (ARTORG)" w:date="2021-05-31T16:26:00Z">
        <w:r w:rsidR="00803AA9">
          <w:rPr>
            <w:sz w:val="22"/>
            <w:szCs w:val="22"/>
            <w:lang w:val="en-GB"/>
          </w:rPr>
          <w:t>assume</w:t>
        </w:r>
        <w:r w:rsidR="00803AA9" w:rsidRPr="000858D0">
          <w:rPr>
            <w:sz w:val="22"/>
            <w:szCs w:val="22"/>
            <w:lang w:val="en-GB"/>
          </w:rPr>
          <w:t xml:space="preserve"> </w:t>
        </w:r>
      </w:ins>
      <w:r w:rsidRPr="000858D0">
        <w:rPr>
          <w:sz w:val="22"/>
          <w:szCs w:val="22"/>
          <w:lang w:val="en-GB"/>
        </w:rPr>
        <w:t xml:space="preserve">differences in fabric-elasticity relationships between healthy and OI trabecular bone. </w:t>
      </w:r>
      <w:commentRangeStart w:id="633"/>
      <w:r w:rsidRPr="000858D0">
        <w:rPr>
          <w:sz w:val="22"/>
          <w:szCs w:val="22"/>
          <w:lang w:val="en-GB"/>
        </w:rPr>
        <w:t xml:space="preserve">In FEA simulations, it is not possible to exclude part of the mesh because of high heterogeneity. Nevertheless, the error created by such ROIs </w:t>
      </w:r>
      <w:del w:id="634" w:author="Schenk, Denis Elia (ARTORG)" w:date="2021-05-31T16:27:00Z">
        <w:r w:rsidRPr="000858D0" w:rsidDel="00803AA9">
          <w:rPr>
            <w:sz w:val="22"/>
            <w:szCs w:val="22"/>
            <w:lang w:val="en-GB"/>
          </w:rPr>
          <w:delText xml:space="preserve">are </w:delText>
        </w:r>
      </w:del>
      <w:ins w:id="635" w:author="Schenk, Denis Elia (ARTORG)" w:date="2021-05-31T16:27:00Z">
        <w:r w:rsidR="00803AA9">
          <w:rPr>
            <w:sz w:val="22"/>
            <w:szCs w:val="22"/>
            <w:lang w:val="en-GB"/>
          </w:rPr>
          <w:t>is</w:t>
        </w:r>
        <w:r w:rsidR="00803AA9" w:rsidRPr="000858D0">
          <w:rPr>
            <w:sz w:val="22"/>
            <w:szCs w:val="22"/>
            <w:lang w:val="en-GB"/>
          </w:rPr>
          <w:t xml:space="preserve"> </w:t>
        </w:r>
      </w:ins>
      <w:r w:rsidRPr="000858D0">
        <w:rPr>
          <w:sz w:val="22"/>
          <w:szCs w:val="22"/>
          <w:lang w:val="en-GB"/>
        </w:rPr>
        <w:t>negligible as this concerns ROIs with extremely low stiffness leading to a minor impact on the full model.</w:t>
      </w:r>
      <w:commentRangeEnd w:id="633"/>
      <w:r w:rsidR="00803AA9">
        <w:rPr>
          <w:rStyle w:val="Kommentarzeichen"/>
        </w:rPr>
        <w:commentReference w:id="633"/>
      </w:r>
    </w:p>
    <w:p w14:paraId="1401942B" w14:textId="77777777" w:rsidR="008F73E9" w:rsidRPr="000858D0" w:rsidRDefault="008F73E9">
      <w:pPr>
        <w:tabs>
          <w:tab w:val="left" w:pos="492"/>
          <w:tab w:val="left" w:pos="2760"/>
        </w:tabs>
        <w:jc w:val="both"/>
        <w:rPr>
          <w:sz w:val="22"/>
          <w:szCs w:val="22"/>
          <w:lang w:val="en-US"/>
        </w:rPr>
      </w:pPr>
    </w:p>
    <w:p w14:paraId="1B9DEE0B" w14:textId="00E66F73" w:rsidR="008F73E9" w:rsidRPr="000858D0" w:rsidRDefault="00130597">
      <w:pPr>
        <w:tabs>
          <w:tab w:val="left" w:pos="492"/>
          <w:tab w:val="left" w:pos="2760"/>
        </w:tabs>
        <w:jc w:val="both"/>
        <w:rPr>
          <w:sz w:val="22"/>
          <w:szCs w:val="22"/>
          <w:lang w:val="en-US"/>
        </w:rPr>
      </w:pPr>
      <w:r w:rsidRPr="000858D0">
        <w:rPr>
          <w:sz w:val="22"/>
          <w:szCs w:val="22"/>
          <w:lang w:val="en-GB"/>
        </w:rPr>
        <w:t xml:space="preserve">Imposing </w:t>
      </w:r>
      <w:r w:rsidRPr="000858D0">
        <w:rPr>
          <w:i/>
          <w:sz w:val="22"/>
          <w:szCs w:val="22"/>
          <w:lang w:val="en-GB"/>
        </w:rPr>
        <w:t>k</w:t>
      </w:r>
      <w:r w:rsidRPr="000858D0">
        <w:rPr>
          <w:sz w:val="22"/>
          <w:szCs w:val="22"/>
          <w:lang w:val="en-GB"/>
        </w:rPr>
        <w:t xml:space="preserve"> and </w:t>
      </w:r>
      <w:r w:rsidRPr="000858D0">
        <w:rPr>
          <w:i/>
          <w:sz w:val="22"/>
          <w:szCs w:val="22"/>
          <w:lang w:val="en-GB"/>
        </w:rPr>
        <w:t>l</w:t>
      </w:r>
      <w:r w:rsidRPr="000858D0">
        <w:rPr>
          <w:sz w:val="22"/>
          <w:szCs w:val="22"/>
          <w:lang w:val="en-GB"/>
        </w:rPr>
        <w:t xml:space="preserve"> allows to estimate the effect of different image resolutions.</w:t>
      </w:r>
      <w:del w:id="636" w:author="Schenk, Denis Elia (ARTORG)" w:date="2021-05-31T16:27:00Z">
        <w:r w:rsidRPr="000858D0" w:rsidDel="00803AA9">
          <w:rPr>
            <w:sz w:val="22"/>
            <w:szCs w:val="22"/>
            <w:lang w:val="en-GB"/>
          </w:rPr>
          <w:delText xml:space="preserve"> </w:delText>
        </w:r>
      </w:del>
      <w:r w:rsidRPr="000858D0">
        <w:rPr>
          <w:sz w:val="22"/>
          <w:szCs w:val="22"/>
          <w:lang w:val="en-GB"/>
        </w:rPr>
        <w:t xml:space="preserve"> [</w:t>
      </w:r>
      <w:proofErr w:type="spellStart"/>
      <w:r w:rsidRPr="000858D0">
        <w:rPr>
          <w:sz w:val="22"/>
          <w:szCs w:val="22"/>
          <w:lang w:val="en-GB"/>
        </w:rPr>
        <w:t>Panyasantisuk</w:t>
      </w:r>
      <w:proofErr w:type="spellEnd"/>
      <w:r w:rsidRPr="000858D0">
        <w:rPr>
          <w:sz w:val="22"/>
          <w:szCs w:val="22"/>
          <w:lang w:val="en-GB"/>
        </w:rPr>
        <w:t xml:space="preserve"> 2015] and [Gross 2013] both used femur scans with 18 </w:t>
      </w:r>
      <w:r w:rsidRPr="000858D0">
        <w:rPr>
          <w:rFonts w:ascii="Latin Modern Math" w:hAnsi="Latin Modern Math" w:cs="Latin Modern Math"/>
          <w:sz w:val="22"/>
          <w:szCs w:val="22"/>
          <w:lang w:val="fr-CH"/>
        </w:rPr>
        <w:t>µ</w:t>
      </w:r>
      <w:r w:rsidRPr="000858D0">
        <w:rPr>
          <w:sz w:val="22"/>
          <w:szCs w:val="22"/>
          <w:lang w:val="en-GB"/>
        </w:rPr>
        <w:t xml:space="preserve">m spatial resolution and coarsened </w:t>
      </w:r>
      <w:ins w:id="637" w:author="Schenk, Denis Elia (ARTORG)" w:date="2021-05-31T16:28:00Z">
        <w:r w:rsidR="00803AA9">
          <w:rPr>
            <w:sz w:val="22"/>
            <w:szCs w:val="22"/>
            <w:lang w:val="en-GB"/>
          </w:rPr>
          <w:t>them</w:t>
        </w:r>
      </w:ins>
      <w:del w:id="638" w:author="Schenk, Denis Elia (ARTORG)" w:date="2021-05-31T16:28:00Z">
        <w:r w:rsidRPr="000858D0" w:rsidDel="00803AA9">
          <w:rPr>
            <w:sz w:val="22"/>
            <w:szCs w:val="22"/>
            <w:lang w:val="en-GB"/>
          </w:rPr>
          <w:delText>it</w:delText>
        </w:r>
      </w:del>
      <w:r w:rsidRPr="000858D0">
        <w:rPr>
          <w:sz w:val="22"/>
          <w:szCs w:val="22"/>
          <w:lang w:val="en-GB"/>
        </w:rPr>
        <w:t xml:space="preserve"> to 36 </w:t>
      </w:r>
      <w:r w:rsidRPr="000858D0">
        <w:rPr>
          <w:rFonts w:ascii="Latin Modern Math" w:hAnsi="Latin Modern Math" w:cs="Latin Modern Math"/>
          <w:sz w:val="22"/>
          <w:szCs w:val="22"/>
          <w:lang w:val="fr-CH"/>
        </w:rPr>
        <w:t>µ</w:t>
      </w:r>
      <w:r w:rsidRPr="000858D0">
        <w:rPr>
          <w:sz w:val="22"/>
          <w:szCs w:val="22"/>
          <w:lang w:val="en-GB"/>
        </w:rPr>
        <w:t>m. [Gross 2013] show</w:t>
      </w:r>
      <w:ins w:id="639" w:author="Schenk, Denis Elia (ARTORG)" w:date="2021-05-31T16:28:00Z">
        <w:r w:rsidR="00803AA9">
          <w:rPr>
            <w:sz w:val="22"/>
            <w:szCs w:val="22"/>
            <w:lang w:val="en-GB"/>
          </w:rPr>
          <w:t>ed</w:t>
        </w:r>
      </w:ins>
      <w:del w:id="640" w:author="Schenk, Denis Elia (ARTORG)" w:date="2021-05-31T16:28:00Z">
        <w:r w:rsidRPr="000858D0" w:rsidDel="00803AA9">
          <w:rPr>
            <w:sz w:val="22"/>
            <w:szCs w:val="22"/>
            <w:lang w:val="en-GB"/>
          </w:rPr>
          <w:delText>n</w:delText>
        </w:r>
      </w:del>
      <w:r w:rsidRPr="000858D0">
        <w:rPr>
          <w:sz w:val="22"/>
          <w:szCs w:val="22"/>
          <w:lang w:val="en-GB"/>
        </w:rPr>
        <w:t xml:space="preserve"> that different anatomical locations lead to only slight differences. Comparing regression of </w:t>
      </w:r>
      <w:ins w:id="641" w:author="Schenk, Denis Elia (ARTORG)" w:date="2021-05-31T16:28:00Z">
        <w:r w:rsidR="00803AA9">
          <w:rPr>
            <w:sz w:val="22"/>
            <w:szCs w:val="22"/>
            <w:lang w:val="en-GB"/>
          </w:rPr>
          <w:t xml:space="preserve">the </w:t>
        </w:r>
      </w:ins>
      <w:r w:rsidRPr="000858D0">
        <w:rPr>
          <w:sz w:val="22"/>
          <w:szCs w:val="22"/>
          <w:lang w:val="en-GB"/>
        </w:rPr>
        <w:t>filtered data set of [</w:t>
      </w:r>
      <w:proofErr w:type="spellStart"/>
      <w:r w:rsidRPr="000858D0">
        <w:rPr>
          <w:sz w:val="22"/>
          <w:szCs w:val="22"/>
          <w:lang w:val="en-GB"/>
        </w:rPr>
        <w:t>Panyasantisuk</w:t>
      </w:r>
      <w:proofErr w:type="spellEnd"/>
      <w:r w:rsidRPr="000858D0">
        <w:rPr>
          <w:sz w:val="22"/>
          <w:szCs w:val="22"/>
          <w:lang w:val="en-GB"/>
        </w:rPr>
        <w:t xml:space="preserve"> 2015] with the present study, the lower stiffness constants observed can be explained partially by the higher DA range and by the coarser resolution. Differences of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and </w:t>
      </w:r>
      <w:r w:rsidRPr="000858D0">
        <w:rPr>
          <w:i/>
          <w:sz w:val="22"/>
          <w:szCs w:val="22"/>
          <w:lang w:val="en-GB"/>
        </w:rPr>
        <w:t>NE</w:t>
      </w:r>
      <w:r w:rsidRPr="000858D0">
        <w:rPr>
          <w:sz w:val="22"/>
          <w:szCs w:val="22"/>
          <w:lang w:val="en-GB"/>
        </w:rPr>
        <w:t xml:space="preserve"> come from the imposition of </w:t>
      </w:r>
      <w:r w:rsidRPr="000858D0">
        <w:rPr>
          <w:i/>
          <w:sz w:val="22"/>
          <w:szCs w:val="22"/>
          <w:lang w:val="en-GB"/>
        </w:rPr>
        <w:t>k</w:t>
      </w:r>
      <w:r w:rsidRPr="000858D0">
        <w:rPr>
          <w:sz w:val="22"/>
          <w:szCs w:val="22"/>
          <w:lang w:val="en-GB"/>
        </w:rPr>
        <w:t xml:space="preserve"> and </w:t>
      </w:r>
      <w:r w:rsidRPr="000858D0">
        <w:rPr>
          <w:i/>
          <w:sz w:val="22"/>
          <w:szCs w:val="22"/>
          <w:lang w:val="en-GB"/>
        </w:rPr>
        <w:t>l</w:t>
      </w:r>
      <w:r w:rsidRPr="000858D0">
        <w:rPr>
          <w:sz w:val="22"/>
          <w:szCs w:val="22"/>
          <w:lang w:val="en-GB"/>
        </w:rPr>
        <w:t xml:space="preserve"> to a different value than the optimal ones. Then, comparing regression results of [</w:t>
      </w:r>
      <w:proofErr w:type="spellStart"/>
      <w:r w:rsidRPr="000858D0">
        <w:rPr>
          <w:sz w:val="22"/>
          <w:szCs w:val="22"/>
          <w:lang w:val="en-GB"/>
        </w:rPr>
        <w:t>Panyasantisuk</w:t>
      </w:r>
      <w:proofErr w:type="spellEnd"/>
      <w:r w:rsidRPr="000858D0">
        <w:rPr>
          <w:sz w:val="22"/>
          <w:szCs w:val="22"/>
          <w:lang w:val="en-GB"/>
        </w:rPr>
        <w:t xml:space="preserve"> 2015], [Gross 2013], and the present study, BV/TV ranges </w:t>
      </w:r>
      <w:del w:id="642" w:author="Schenk, Denis Elia (ARTORG)" w:date="2021-05-31T16:29:00Z">
        <w:r w:rsidRPr="000858D0" w:rsidDel="00803AA9">
          <w:rPr>
            <w:sz w:val="22"/>
            <w:szCs w:val="22"/>
            <w:lang w:val="en-GB"/>
          </w:rPr>
          <w:delText>stay</w:delText>
        </w:r>
      </w:del>
      <w:r w:rsidRPr="000858D0">
        <w:rPr>
          <w:sz w:val="22"/>
          <w:szCs w:val="22"/>
          <w:lang w:val="en-GB"/>
        </w:rPr>
        <w:t xml:space="preserve"> overlap</w:t>
      </w:r>
      <w:del w:id="643" w:author="Schenk, Denis Elia (ARTORG)" w:date="2021-05-31T16:29:00Z">
        <w:r w:rsidRPr="000858D0" w:rsidDel="00803AA9">
          <w:rPr>
            <w:sz w:val="22"/>
            <w:szCs w:val="22"/>
            <w:lang w:val="en-GB"/>
          </w:rPr>
          <w:delText>ped</w:delText>
        </w:r>
      </w:del>
      <w:r w:rsidRPr="000858D0">
        <w:rPr>
          <w:sz w:val="22"/>
          <w:szCs w:val="22"/>
          <w:lang w:val="en-GB"/>
        </w:rPr>
        <w:t>. As for</w:t>
      </w:r>
      <w:ins w:id="644" w:author="Schenk, Denis Elia (ARTORG)" w:date="2021-05-31T16:29:00Z">
        <w:r w:rsidR="00BD4BA3">
          <w:rPr>
            <w:sz w:val="22"/>
            <w:szCs w:val="22"/>
            <w:lang w:val="en-GB"/>
          </w:rPr>
          <w:t xml:space="preserve"> the</w:t>
        </w:r>
      </w:ins>
      <w:r w:rsidRPr="000858D0">
        <w:rPr>
          <w:sz w:val="22"/>
          <w:szCs w:val="22"/>
          <w:lang w:val="en-GB"/>
        </w:rPr>
        <w:t xml:space="preserve"> filtered data sets, DA is higher in the present study and the stiffness constants remain lower than for the two other studies. Here, differences in DA can mainly be explained by the different anatomical location and differences in stiffness constants </w:t>
      </w:r>
      <w:proofErr w:type="gramStart"/>
      <w:ins w:id="645" w:author="Schenk, Denis Elia (ARTORG)" w:date="2021-05-31T16:30:00Z">
        <w:r w:rsidR="00BD4BA3">
          <w:rPr>
            <w:sz w:val="22"/>
            <w:szCs w:val="22"/>
            <w:lang w:val="en-GB"/>
          </w:rPr>
          <w:t>as a result of</w:t>
        </w:r>
        <w:proofErr w:type="gramEnd"/>
        <w:r w:rsidR="00BD4BA3">
          <w:rPr>
            <w:sz w:val="22"/>
            <w:szCs w:val="22"/>
            <w:lang w:val="en-GB"/>
          </w:rPr>
          <w:t xml:space="preserve"> the different image </w:t>
        </w:r>
      </w:ins>
      <w:del w:id="646" w:author="Schenk, Denis Elia (ARTORG)" w:date="2021-05-31T16:30:00Z">
        <w:r w:rsidRPr="000858D0" w:rsidDel="00BD4BA3">
          <w:rPr>
            <w:sz w:val="22"/>
            <w:szCs w:val="22"/>
            <w:lang w:val="en-GB"/>
          </w:rPr>
          <w:delText xml:space="preserve">by </w:delText>
        </w:r>
      </w:del>
      <w:r w:rsidRPr="000858D0">
        <w:rPr>
          <w:sz w:val="22"/>
          <w:szCs w:val="22"/>
          <w:lang w:val="en-GB"/>
        </w:rPr>
        <w:t>resolution</w:t>
      </w:r>
      <w:ins w:id="647" w:author="Schenk, Denis Elia (ARTORG)" w:date="2021-05-31T16:30:00Z">
        <w:r w:rsidR="00BD4BA3">
          <w:rPr>
            <w:sz w:val="22"/>
            <w:szCs w:val="22"/>
            <w:lang w:val="en-GB"/>
          </w:rPr>
          <w:t>s</w:t>
        </w:r>
      </w:ins>
      <w:r w:rsidRPr="000858D0">
        <w:rPr>
          <w:sz w:val="22"/>
          <w:szCs w:val="22"/>
          <w:lang w:val="en-GB"/>
        </w:rPr>
        <w:t xml:space="preserve">. </w:t>
      </w:r>
      <w:commentRangeStart w:id="648"/>
      <w:r w:rsidRPr="000858D0">
        <w:rPr>
          <w:sz w:val="22"/>
          <w:szCs w:val="22"/>
          <w:lang w:val="en-GB"/>
        </w:rPr>
        <w:t>The distal tibia, unlike the proximal femur, is mainly loaded in one direction which explain</w:t>
      </w:r>
      <w:ins w:id="649" w:author="Schenk, Denis Elia (ARTORG)" w:date="2021-05-31T16:30:00Z">
        <w:r w:rsidR="00BD4BA3">
          <w:rPr>
            <w:sz w:val="22"/>
            <w:szCs w:val="22"/>
            <w:lang w:val="en-GB"/>
          </w:rPr>
          <w:t>s</w:t>
        </w:r>
      </w:ins>
      <w:r w:rsidRPr="000858D0">
        <w:rPr>
          <w:sz w:val="22"/>
          <w:szCs w:val="22"/>
          <w:lang w:val="en-GB"/>
        </w:rPr>
        <w:t xml:space="preserve"> this increase of DA</w:t>
      </w:r>
      <w:commentRangeEnd w:id="648"/>
      <w:r w:rsidR="00BD4BA3">
        <w:rPr>
          <w:rStyle w:val="Kommentarzeichen"/>
        </w:rPr>
        <w:commentReference w:id="648"/>
      </w:r>
      <w:r w:rsidRPr="000858D0">
        <w:rPr>
          <w:sz w:val="22"/>
          <w:szCs w:val="22"/>
          <w:lang w:val="en-GB"/>
        </w:rPr>
        <w:t xml:space="preserve">. </w:t>
      </w:r>
      <w:commentRangeStart w:id="650"/>
      <w:r w:rsidRPr="000858D0">
        <w:rPr>
          <w:sz w:val="22"/>
          <w:szCs w:val="22"/>
          <w:lang w:val="en-GB"/>
        </w:rPr>
        <w:t>Lower stiffness constants are obtained because the coarser structure resulting from XCTII can</w:t>
      </w:r>
      <w:ins w:id="651" w:author="Schenk, Denis Elia (ARTORG)" w:date="2021-05-31T16:30:00Z">
        <w:r w:rsidR="00BD4BA3">
          <w:rPr>
            <w:sz w:val="22"/>
            <w:szCs w:val="22"/>
            <w:lang w:val="en-GB"/>
          </w:rPr>
          <w:t>’t</w:t>
        </w:r>
      </w:ins>
      <w:del w:id="652" w:author="Schenk, Denis Elia (ARTORG)" w:date="2021-05-31T16:30:00Z">
        <w:r w:rsidRPr="000858D0" w:rsidDel="00BD4BA3">
          <w:rPr>
            <w:sz w:val="22"/>
            <w:szCs w:val="22"/>
            <w:lang w:val="en-GB"/>
          </w:rPr>
          <w:delText xml:space="preserve"> not</w:delText>
        </w:r>
      </w:del>
      <w:r w:rsidRPr="000858D0">
        <w:rPr>
          <w:sz w:val="22"/>
          <w:szCs w:val="22"/>
          <w:lang w:val="en-GB"/>
        </w:rPr>
        <w:t xml:space="preserve"> be as optimized as the fine detailed structure obtained by </w:t>
      </w:r>
      <w:r w:rsidRPr="000858D0">
        <w:rPr>
          <w:rFonts w:ascii="Latin Modern Math" w:hAnsi="Latin Modern Math" w:cs="Latin Modern Math"/>
          <w:sz w:val="22"/>
          <w:szCs w:val="22"/>
          <w:lang w:val="fr-CH"/>
        </w:rPr>
        <w:t>µ</w:t>
      </w:r>
      <w:r w:rsidRPr="000858D0">
        <w:rPr>
          <w:sz w:val="22"/>
          <w:szCs w:val="22"/>
          <w:lang w:val="en-GB"/>
        </w:rPr>
        <w:t>CT</w:t>
      </w:r>
      <w:commentRangeEnd w:id="650"/>
      <w:r w:rsidR="00BD4BA3">
        <w:rPr>
          <w:rStyle w:val="Kommentarzeichen"/>
        </w:rPr>
        <w:commentReference w:id="650"/>
      </w:r>
      <w:r w:rsidRPr="000858D0">
        <w:rPr>
          <w:sz w:val="22"/>
          <w:szCs w:val="22"/>
          <w:lang w:val="en-GB"/>
        </w:rPr>
        <w:t xml:space="preserve">. Effectively, the architecture resulting from </w:t>
      </w:r>
      <w:r w:rsidRPr="000858D0">
        <w:rPr>
          <w:rFonts w:ascii="Latin Modern Math" w:hAnsi="Latin Modern Math" w:cs="Latin Modern Math"/>
          <w:sz w:val="22"/>
          <w:szCs w:val="22"/>
          <w:lang w:val="fr-CH"/>
        </w:rPr>
        <w:t>µ</w:t>
      </w:r>
      <w:r w:rsidRPr="000858D0">
        <w:rPr>
          <w:sz w:val="22"/>
          <w:szCs w:val="22"/>
          <w:lang w:val="en-GB"/>
        </w:rPr>
        <w:t xml:space="preserve">CT scans can reproduce the optimized morphology of trabecular bone with a high </w:t>
      </w:r>
      <w:r w:rsidRPr="000858D0">
        <w:rPr>
          <w:sz w:val="22"/>
          <w:szCs w:val="22"/>
          <w:lang w:val="en-GB"/>
        </w:rPr>
        <w:lastRenderedPageBreak/>
        <w:t xml:space="preserve">fidelity. By decreasing the scan spatial resolution, the scanned structure becomes </w:t>
      </w:r>
      <w:del w:id="653" w:author="Schenk, Denis Elia (ARTORG)" w:date="2021-05-31T16:31:00Z">
        <w:r w:rsidRPr="000858D0" w:rsidDel="00BD4BA3">
          <w:rPr>
            <w:sz w:val="22"/>
            <w:szCs w:val="22"/>
            <w:lang w:val="en-GB"/>
          </w:rPr>
          <w:delText>more bulky</w:delText>
        </w:r>
      </w:del>
      <w:ins w:id="654" w:author="Schenk, Denis Elia (ARTORG)" w:date="2021-05-31T16:31:00Z">
        <w:r w:rsidR="00BD4BA3" w:rsidRPr="000858D0">
          <w:rPr>
            <w:sz w:val="22"/>
            <w:szCs w:val="22"/>
            <w:lang w:val="en-GB"/>
          </w:rPr>
          <w:t>bulkier</w:t>
        </w:r>
      </w:ins>
      <w:r w:rsidRPr="000858D0">
        <w:rPr>
          <w:sz w:val="22"/>
          <w:szCs w:val="22"/>
          <w:lang w:val="en-GB"/>
        </w:rPr>
        <w:t xml:space="preserve">. Performing a </w:t>
      </w:r>
      <w:commentRangeStart w:id="655"/>
      <w:r w:rsidRPr="000858D0">
        <w:rPr>
          <w:sz w:val="22"/>
          <w:szCs w:val="22"/>
          <w:lang w:val="en-GB"/>
        </w:rPr>
        <w:t xml:space="preserve">fit </w:t>
      </w:r>
      <w:commentRangeEnd w:id="655"/>
      <w:r w:rsidR="00BD4BA3">
        <w:rPr>
          <w:rStyle w:val="Kommentarzeichen"/>
        </w:rPr>
        <w:commentReference w:id="655"/>
      </w:r>
      <w:r w:rsidRPr="000858D0">
        <w:rPr>
          <w:sz w:val="22"/>
          <w:szCs w:val="22"/>
          <w:lang w:val="en-GB"/>
        </w:rPr>
        <w:t>on this less optimized structure lead</w:t>
      </w:r>
      <w:ins w:id="656" w:author="Schenk, Denis Elia (ARTORG)" w:date="2021-05-31T16:31:00Z">
        <w:r w:rsidR="00BD4BA3">
          <w:rPr>
            <w:sz w:val="22"/>
            <w:szCs w:val="22"/>
            <w:lang w:val="en-GB"/>
          </w:rPr>
          <w:t>s</w:t>
        </w:r>
      </w:ins>
      <w:r w:rsidRPr="000858D0">
        <w:rPr>
          <w:sz w:val="22"/>
          <w:szCs w:val="22"/>
          <w:lang w:val="en-GB"/>
        </w:rPr>
        <w:t xml:space="preserve"> to the observed lower stiffness constants. Finally, the comparison between </w:t>
      </w:r>
      <w:r w:rsidRPr="000858D0">
        <w:rPr>
          <w:i/>
          <w:sz w:val="22"/>
          <w:szCs w:val="22"/>
          <w:lang w:val="en-GB"/>
        </w:rPr>
        <w:t>R</w:t>
      </w:r>
      <w:r w:rsidRPr="000858D0">
        <w:rPr>
          <w:sz w:val="22"/>
          <w:szCs w:val="22"/>
          <w:vertAlign w:val="superscript"/>
          <w:lang w:val="en-GB"/>
        </w:rPr>
        <w:t>2</w:t>
      </w:r>
      <w:r w:rsidRPr="000858D0">
        <w:rPr>
          <w:sz w:val="22"/>
          <w:szCs w:val="22"/>
          <w:vertAlign w:val="subscript"/>
          <w:lang w:val="en-GB"/>
        </w:rPr>
        <w:t>adj</w:t>
      </w:r>
      <w:r w:rsidRPr="000858D0">
        <w:rPr>
          <w:sz w:val="22"/>
          <w:szCs w:val="22"/>
          <w:lang w:val="en-GB"/>
        </w:rPr>
        <w:t xml:space="preserve"> and NE of current study without imposing </w:t>
      </w:r>
      <w:r w:rsidRPr="000858D0">
        <w:rPr>
          <w:i/>
          <w:sz w:val="22"/>
          <w:szCs w:val="22"/>
          <w:lang w:val="en-GB"/>
        </w:rPr>
        <w:t>k</w:t>
      </w:r>
      <w:r w:rsidRPr="000858D0">
        <w:rPr>
          <w:sz w:val="22"/>
          <w:szCs w:val="22"/>
          <w:lang w:val="en-GB"/>
        </w:rPr>
        <w:t xml:space="preserve"> and </w:t>
      </w:r>
      <w:r w:rsidRPr="000858D0">
        <w:rPr>
          <w:i/>
          <w:sz w:val="22"/>
          <w:szCs w:val="22"/>
          <w:lang w:val="en-GB"/>
        </w:rPr>
        <w:t>l</w:t>
      </w:r>
      <w:r w:rsidRPr="000858D0">
        <w:rPr>
          <w:sz w:val="22"/>
          <w:szCs w:val="22"/>
          <w:lang w:val="en-GB"/>
        </w:rPr>
        <w:t xml:space="preserve"> and the ones of [</w:t>
      </w:r>
      <w:proofErr w:type="spellStart"/>
      <w:r w:rsidRPr="000858D0">
        <w:rPr>
          <w:sz w:val="22"/>
          <w:szCs w:val="22"/>
          <w:lang w:val="en-GB"/>
        </w:rPr>
        <w:t>Panyasantisuk</w:t>
      </w:r>
      <w:proofErr w:type="spellEnd"/>
      <w:r w:rsidRPr="000858D0">
        <w:rPr>
          <w:sz w:val="22"/>
          <w:szCs w:val="22"/>
          <w:lang w:val="en-GB"/>
        </w:rPr>
        <w:t xml:space="preserve"> 2015] and </w:t>
      </w:r>
      <w:del w:id="657" w:author="Schenk, Denis Elia (ARTORG)" w:date="2021-05-31T16:32:00Z">
        <w:r w:rsidRPr="000858D0" w:rsidDel="00BD4BA3">
          <w:rPr>
            <w:sz w:val="22"/>
            <w:szCs w:val="22"/>
            <w:lang w:val="en-GB"/>
          </w:rPr>
          <w:delText xml:space="preserve"> </w:delText>
        </w:r>
      </w:del>
      <w:r w:rsidRPr="000858D0">
        <w:rPr>
          <w:sz w:val="22"/>
          <w:szCs w:val="22"/>
          <w:lang w:val="en-GB"/>
        </w:rPr>
        <w:t>[Gross 2013] show</w:t>
      </w:r>
      <w:ins w:id="658" w:author="Schenk, Denis Elia (ARTORG)" w:date="2021-05-31T16:32:00Z">
        <w:r w:rsidR="00BD4BA3">
          <w:rPr>
            <w:sz w:val="22"/>
            <w:szCs w:val="22"/>
            <w:lang w:val="en-GB"/>
          </w:rPr>
          <w:t>s</w:t>
        </w:r>
      </w:ins>
      <w:r w:rsidRPr="000858D0">
        <w:rPr>
          <w:sz w:val="22"/>
          <w:szCs w:val="22"/>
          <w:lang w:val="en-GB"/>
        </w:rPr>
        <w:t xml:space="preserve"> that lower spatial resolution lead</w:t>
      </w:r>
      <w:ins w:id="659" w:author="Schenk, Denis Elia (ARTORG)" w:date="2021-05-31T16:32:00Z">
        <w:r w:rsidR="00BD4BA3">
          <w:rPr>
            <w:sz w:val="22"/>
            <w:szCs w:val="22"/>
            <w:lang w:val="en-GB"/>
          </w:rPr>
          <w:t>s</w:t>
        </w:r>
      </w:ins>
      <w:r w:rsidRPr="000858D0">
        <w:rPr>
          <w:sz w:val="22"/>
          <w:szCs w:val="22"/>
          <w:lang w:val="en-GB"/>
        </w:rPr>
        <w:t xml:space="preserve"> to lower fit quality. Nevertheless, </w:t>
      </w:r>
      <w:r w:rsidRPr="000858D0">
        <w:rPr>
          <w:i/>
          <w:sz w:val="22"/>
          <w:szCs w:val="22"/>
          <w:lang w:val="en-GB"/>
        </w:rPr>
        <w:t>l</w:t>
      </w:r>
      <w:r w:rsidRPr="000858D0">
        <w:rPr>
          <w:sz w:val="22"/>
          <w:szCs w:val="22"/>
          <w:lang w:val="en-GB"/>
        </w:rPr>
        <w:t xml:space="preserve"> </w:t>
      </w:r>
      <w:del w:id="660" w:author="Schenk, Denis Elia (ARTORG)" w:date="2021-05-31T16:32:00Z">
        <w:r w:rsidRPr="000858D0" w:rsidDel="00BD4BA3">
          <w:rPr>
            <w:sz w:val="22"/>
            <w:szCs w:val="22"/>
            <w:lang w:val="en-GB"/>
          </w:rPr>
          <w:delText xml:space="preserve">stands </w:delText>
        </w:r>
      </w:del>
      <w:ins w:id="661" w:author="Schenk, Denis Elia (ARTORG)" w:date="2021-05-31T16:32:00Z">
        <w:r w:rsidR="00BD4BA3">
          <w:rPr>
            <w:sz w:val="22"/>
            <w:szCs w:val="22"/>
            <w:lang w:val="en-GB"/>
          </w:rPr>
          <w:t>stays</w:t>
        </w:r>
        <w:r w:rsidR="00BD4BA3" w:rsidRPr="000858D0">
          <w:rPr>
            <w:sz w:val="22"/>
            <w:szCs w:val="22"/>
            <w:lang w:val="en-GB"/>
          </w:rPr>
          <w:t xml:space="preserve"> </w:t>
        </w:r>
      </w:ins>
      <w:r w:rsidRPr="000858D0">
        <w:rPr>
          <w:sz w:val="22"/>
          <w:szCs w:val="22"/>
          <w:lang w:val="en-GB"/>
        </w:rPr>
        <w:t>in the same range as for the two other studies</w:t>
      </w:r>
      <w:ins w:id="662" w:author="Schenk, Denis Elia (ARTORG)" w:date="2021-05-31T16:32:00Z">
        <w:r w:rsidR="00BD4BA3">
          <w:rPr>
            <w:sz w:val="22"/>
            <w:szCs w:val="22"/>
            <w:lang w:val="en-GB"/>
          </w:rPr>
          <w:t>,</w:t>
        </w:r>
      </w:ins>
      <w:r w:rsidRPr="000858D0">
        <w:rPr>
          <w:sz w:val="22"/>
          <w:szCs w:val="22"/>
          <w:lang w:val="en-GB"/>
        </w:rPr>
        <w:t xml:space="preserve"> meaning the relative weight of DA remains constant. On the other hand, the higher </w:t>
      </w:r>
      <w:r w:rsidRPr="000858D0">
        <w:rPr>
          <w:i/>
          <w:sz w:val="22"/>
          <w:szCs w:val="22"/>
          <w:lang w:val="en-GB"/>
        </w:rPr>
        <w:t>k</w:t>
      </w:r>
      <w:r w:rsidRPr="000858D0">
        <w:rPr>
          <w:sz w:val="22"/>
          <w:szCs w:val="22"/>
          <w:lang w:val="en-GB"/>
        </w:rPr>
        <w:t xml:space="preserve"> </w:t>
      </w:r>
      <w:del w:id="663" w:author="Schenk, Denis Elia (ARTORG)" w:date="2021-05-31T16:32:00Z">
        <w:r w:rsidRPr="000858D0" w:rsidDel="00BD4BA3">
          <w:rPr>
            <w:sz w:val="22"/>
            <w:szCs w:val="22"/>
            <w:lang w:val="en-GB"/>
          </w:rPr>
          <w:delText>highlight</w:delText>
        </w:r>
      </w:del>
      <w:ins w:id="664" w:author="Schenk, Denis Elia (ARTORG)" w:date="2021-05-31T16:32:00Z">
        <w:r w:rsidR="00BD4BA3" w:rsidRPr="000858D0">
          <w:rPr>
            <w:sz w:val="22"/>
            <w:szCs w:val="22"/>
            <w:lang w:val="en-GB"/>
          </w:rPr>
          <w:t>highlights</w:t>
        </w:r>
      </w:ins>
      <w:r w:rsidRPr="000858D0">
        <w:rPr>
          <w:sz w:val="22"/>
          <w:szCs w:val="22"/>
          <w:lang w:val="en-GB"/>
        </w:rPr>
        <w:t xml:space="preserve"> an increased relative weight of BV/TV.</w:t>
      </w:r>
    </w:p>
    <w:p w14:paraId="14C1ED39" w14:textId="77777777" w:rsidR="008F73E9" w:rsidRPr="000858D0" w:rsidRDefault="008F73E9">
      <w:pPr>
        <w:tabs>
          <w:tab w:val="left" w:pos="492"/>
          <w:tab w:val="left" w:pos="2760"/>
        </w:tabs>
        <w:jc w:val="both"/>
        <w:rPr>
          <w:sz w:val="22"/>
          <w:szCs w:val="22"/>
          <w:lang w:val="en-US"/>
        </w:rPr>
      </w:pPr>
    </w:p>
    <w:p w14:paraId="6EB65349" w14:textId="6A6F3764" w:rsidR="008F73E9" w:rsidRPr="000858D0" w:rsidRDefault="00130597">
      <w:pPr>
        <w:tabs>
          <w:tab w:val="left" w:pos="492"/>
          <w:tab w:val="left" w:pos="2760"/>
        </w:tabs>
        <w:jc w:val="both"/>
        <w:rPr>
          <w:sz w:val="22"/>
          <w:szCs w:val="22"/>
          <w:lang w:val="en-US"/>
        </w:rPr>
      </w:pPr>
      <w:r w:rsidRPr="000858D0">
        <w:rPr>
          <w:sz w:val="22"/>
          <w:szCs w:val="22"/>
          <w:lang w:val="en-GB"/>
        </w:rPr>
        <w:t>The main limitations of this study are the definition of "homogeneous enough" and the fact that it is limited to tibiae XCTII scans. The ROI homogeneity has an important impact on the analysis quality. As proposed earlier, ROI homogeneity could be assessed in another way to be able to propose a more precise ROI filtering for fitting. More investigations could be performed to improve the model for highly heterogeneous ROIs</w:t>
      </w:r>
      <w:ins w:id="665" w:author="Schenk, Denis Elia (ARTORG)" w:date="2021-05-31T16:33:00Z">
        <w:r w:rsidR="00BD4BA3">
          <w:rPr>
            <w:sz w:val="22"/>
            <w:szCs w:val="22"/>
            <w:lang w:val="en-GB"/>
          </w:rPr>
          <w:t>,</w:t>
        </w:r>
      </w:ins>
      <w:r w:rsidRPr="000858D0">
        <w:rPr>
          <w:sz w:val="22"/>
          <w:szCs w:val="22"/>
          <w:lang w:val="en-GB"/>
        </w:rPr>
        <w:t xml:space="preserve"> but as it concerns mainly ROI with low stiffness the impact on FEA models </w:t>
      </w:r>
      <w:commentRangeStart w:id="666"/>
      <w:r w:rsidRPr="000858D0">
        <w:rPr>
          <w:sz w:val="22"/>
          <w:szCs w:val="22"/>
          <w:lang w:val="en-GB"/>
        </w:rPr>
        <w:t xml:space="preserve">can be </w:t>
      </w:r>
      <w:commentRangeEnd w:id="666"/>
      <w:r w:rsidR="00BD4BA3">
        <w:rPr>
          <w:rStyle w:val="Kommentarzeichen"/>
        </w:rPr>
        <w:commentReference w:id="666"/>
      </w:r>
      <w:r w:rsidRPr="000858D0">
        <w:rPr>
          <w:sz w:val="22"/>
          <w:szCs w:val="22"/>
          <w:lang w:val="en-GB"/>
        </w:rPr>
        <w:t xml:space="preserve">negligible. </w:t>
      </w:r>
      <w:ins w:id="667" w:author="Schenk, Denis Elia (ARTORG)" w:date="2021-05-31T16:35:00Z">
        <w:r w:rsidR="00BD4BA3">
          <w:rPr>
            <w:sz w:val="22"/>
            <w:szCs w:val="22"/>
            <w:lang w:val="en-GB"/>
          </w:rPr>
          <w:t>A s</w:t>
        </w:r>
      </w:ins>
      <w:del w:id="668" w:author="Schenk, Denis Elia (ARTORG)" w:date="2021-05-31T16:35:00Z">
        <w:r w:rsidRPr="000858D0" w:rsidDel="00BD4BA3">
          <w:rPr>
            <w:sz w:val="22"/>
            <w:szCs w:val="22"/>
            <w:lang w:val="en-GB"/>
          </w:rPr>
          <w:delText>S</w:delText>
        </w:r>
      </w:del>
      <w:r w:rsidRPr="000858D0">
        <w:rPr>
          <w:sz w:val="22"/>
          <w:szCs w:val="22"/>
          <w:lang w:val="en-GB"/>
        </w:rPr>
        <w:t xml:space="preserve">imilar study could be performed </w:t>
      </w:r>
      <w:del w:id="669" w:author="Schenk, Denis Elia (ARTORG)" w:date="2021-05-31T16:35:00Z">
        <w:r w:rsidRPr="000858D0" w:rsidDel="00BD4BA3">
          <w:rPr>
            <w:sz w:val="22"/>
            <w:szCs w:val="22"/>
            <w:lang w:val="en-GB"/>
          </w:rPr>
          <w:delText xml:space="preserve">using </w:delText>
        </w:r>
      </w:del>
      <w:ins w:id="670" w:author="Schenk, Denis Elia (ARTORG)" w:date="2021-05-31T16:35:00Z">
        <w:r w:rsidR="00BD4BA3">
          <w:rPr>
            <w:sz w:val="22"/>
            <w:szCs w:val="22"/>
            <w:lang w:val="en-GB"/>
          </w:rPr>
          <w:t>on</w:t>
        </w:r>
        <w:r w:rsidR="00BD4BA3" w:rsidRPr="000858D0">
          <w:rPr>
            <w:sz w:val="22"/>
            <w:szCs w:val="22"/>
            <w:lang w:val="en-GB"/>
          </w:rPr>
          <w:t xml:space="preserve"> </w:t>
        </w:r>
      </w:ins>
      <w:r w:rsidRPr="000858D0">
        <w:rPr>
          <w:sz w:val="22"/>
          <w:szCs w:val="22"/>
          <w:lang w:val="en-GB"/>
        </w:rPr>
        <w:t>XCTII radii scans to confirm the low differences between anatomical locations for coarser resolution.</w:t>
      </w:r>
    </w:p>
    <w:p w14:paraId="63A5FE78" w14:textId="77777777" w:rsidR="008F73E9" w:rsidRPr="000858D0" w:rsidRDefault="008F73E9">
      <w:pPr>
        <w:tabs>
          <w:tab w:val="left" w:pos="492"/>
          <w:tab w:val="left" w:pos="2760"/>
        </w:tabs>
        <w:jc w:val="both"/>
        <w:rPr>
          <w:sz w:val="22"/>
          <w:szCs w:val="22"/>
          <w:lang w:val="en-US"/>
        </w:rPr>
      </w:pPr>
    </w:p>
    <w:p w14:paraId="7220319C" w14:textId="447F7277" w:rsidR="008F73E9" w:rsidRPr="000858D0" w:rsidRDefault="00130597">
      <w:pPr>
        <w:tabs>
          <w:tab w:val="left" w:pos="492"/>
          <w:tab w:val="left" w:pos="2760"/>
        </w:tabs>
        <w:jc w:val="both"/>
        <w:rPr>
          <w:sz w:val="22"/>
          <w:szCs w:val="22"/>
          <w:lang w:val="en-US"/>
        </w:rPr>
      </w:pPr>
      <w:r w:rsidRPr="000858D0">
        <w:rPr>
          <w:sz w:val="22"/>
          <w:szCs w:val="22"/>
          <w:lang w:val="en-GB"/>
        </w:rPr>
        <w:t>In conclusions, the sample</w:t>
      </w:r>
      <w:ins w:id="671" w:author="Schenk, Denis Elia (ARTORG)" w:date="2021-05-31T16:36:00Z">
        <w:r w:rsidR="00BD4BA3">
          <w:rPr>
            <w:sz w:val="22"/>
            <w:szCs w:val="22"/>
            <w:lang w:val="en-GB"/>
          </w:rPr>
          <w:t>s</w:t>
        </w:r>
      </w:ins>
      <w:r w:rsidRPr="000858D0">
        <w:rPr>
          <w:sz w:val="22"/>
          <w:szCs w:val="22"/>
          <w:lang w:val="en-GB"/>
        </w:rPr>
        <w:t xml:space="preserve"> </w:t>
      </w:r>
      <w:del w:id="672" w:author="Schenk, Denis Elia (ARTORG)" w:date="2021-05-31T16:36:00Z">
        <w:r w:rsidRPr="000858D0" w:rsidDel="00BD4BA3">
          <w:rPr>
            <w:sz w:val="22"/>
            <w:szCs w:val="22"/>
            <w:lang w:val="en-GB"/>
          </w:rPr>
          <w:delText>analyzed</w:delText>
        </w:r>
      </w:del>
      <w:ins w:id="673" w:author="Schenk, Denis Elia (ARTORG)" w:date="2021-05-31T16:36:00Z">
        <w:r w:rsidR="00BD4BA3" w:rsidRPr="000858D0">
          <w:rPr>
            <w:sz w:val="22"/>
            <w:szCs w:val="22"/>
            <w:lang w:val="en-GB"/>
          </w:rPr>
          <w:t>analysed</w:t>
        </w:r>
      </w:ins>
      <w:r w:rsidRPr="000858D0">
        <w:rPr>
          <w:sz w:val="22"/>
          <w:szCs w:val="22"/>
          <w:lang w:val="en-GB"/>
        </w:rPr>
        <w:t xml:space="preserve"> in the </w:t>
      </w:r>
      <w:del w:id="674" w:author="Schenk, Denis Elia (ARTORG)" w:date="2021-05-31T16:36:00Z">
        <w:r w:rsidRPr="000858D0" w:rsidDel="00BD4BA3">
          <w:rPr>
            <w:sz w:val="22"/>
            <w:szCs w:val="22"/>
            <w:lang w:val="en-GB"/>
          </w:rPr>
          <w:delText xml:space="preserve">this </w:delText>
        </w:r>
      </w:del>
      <w:ins w:id="675" w:author="Schenk, Denis Elia (ARTORG)" w:date="2021-05-31T16:36:00Z">
        <w:r w:rsidR="00BD4BA3">
          <w:rPr>
            <w:sz w:val="22"/>
            <w:szCs w:val="22"/>
            <w:lang w:val="en-GB"/>
          </w:rPr>
          <w:t>present</w:t>
        </w:r>
        <w:r w:rsidR="00BD4BA3" w:rsidRPr="000858D0">
          <w:rPr>
            <w:sz w:val="22"/>
            <w:szCs w:val="22"/>
            <w:lang w:val="en-GB"/>
          </w:rPr>
          <w:t xml:space="preserve"> </w:t>
        </w:r>
      </w:ins>
      <w:r w:rsidRPr="000858D0">
        <w:rPr>
          <w:sz w:val="22"/>
          <w:szCs w:val="22"/>
          <w:lang w:val="en-GB"/>
        </w:rPr>
        <w:t xml:space="preserve">study </w:t>
      </w:r>
      <w:del w:id="676" w:author="Schenk, Denis Elia (ARTORG)" w:date="2021-05-31T16:36:00Z">
        <w:r w:rsidRPr="000858D0" w:rsidDel="00BD4BA3">
          <w:rPr>
            <w:sz w:val="22"/>
            <w:szCs w:val="22"/>
            <w:lang w:val="en-GB"/>
          </w:rPr>
          <w:delText xml:space="preserve">have </w:delText>
        </w:r>
      </w:del>
      <w:ins w:id="677" w:author="Schenk, Denis Elia (ARTORG)" w:date="2021-05-31T16:36:00Z">
        <w:r w:rsidR="00BD4BA3">
          <w:rPr>
            <w:sz w:val="22"/>
            <w:szCs w:val="22"/>
            <w:lang w:val="en-GB"/>
          </w:rPr>
          <w:t>had</w:t>
        </w:r>
        <w:r w:rsidR="00BD4BA3" w:rsidRPr="000858D0">
          <w:rPr>
            <w:sz w:val="22"/>
            <w:szCs w:val="22"/>
            <w:lang w:val="en-GB"/>
          </w:rPr>
          <w:t xml:space="preserve"> </w:t>
        </w:r>
      </w:ins>
      <w:r w:rsidRPr="000858D0">
        <w:rPr>
          <w:sz w:val="22"/>
          <w:szCs w:val="22"/>
          <w:lang w:val="en-GB"/>
        </w:rPr>
        <w:t xml:space="preserve">similar morphology </w:t>
      </w:r>
      <w:del w:id="678" w:author="Schenk, Denis Elia (ARTORG)" w:date="2021-05-31T16:36:00Z">
        <w:r w:rsidRPr="000858D0" w:rsidDel="00BD4BA3">
          <w:rPr>
            <w:sz w:val="22"/>
            <w:szCs w:val="22"/>
            <w:lang w:val="en-GB"/>
          </w:rPr>
          <w:delText xml:space="preserve">that </w:delText>
        </w:r>
      </w:del>
      <w:ins w:id="679" w:author="Schenk, Denis Elia (ARTORG)" w:date="2021-05-31T16:36:00Z">
        <w:r w:rsidR="00BD4BA3">
          <w:rPr>
            <w:sz w:val="22"/>
            <w:szCs w:val="22"/>
            <w:lang w:val="en-GB"/>
          </w:rPr>
          <w:t>compared to</w:t>
        </w:r>
        <w:r w:rsidR="00BD4BA3" w:rsidRPr="000858D0">
          <w:rPr>
            <w:sz w:val="22"/>
            <w:szCs w:val="22"/>
            <w:lang w:val="en-GB"/>
          </w:rPr>
          <w:t xml:space="preserve"> </w:t>
        </w:r>
      </w:ins>
      <w:r w:rsidRPr="000858D0">
        <w:rPr>
          <w:sz w:val="22"/>
          <w:szCs w:val="22"/>
          <w:lang w:val="en-GB"/>
        </w:rPr>
        <w:t xml:space="preserve">data reported in the literature. We </w:t>
      </w:r>
      <w:del w:id="680" w:author="Schenk, Denis Elia (ARTORG)" w:date="2021-05-31T16:36:00Z">
        <w:r w:rsidRPr="000858D0" w:rsidDel="00BD4BA3">
          <w:rPr>
            <w:sz w:val="22"/>
            <w:szCs w:val="22"/>
            <w:lang w:val="en-GB"/>
          </w:rPr>
          <w:delText xml:space="preserve">find </w:delText>
        </w:r>
      </w:del>
      <w:proofErr w:type="spellStart"/>
      <w:ins w:id="681" w:author="Schenk, Denis Elia (ARTORG)" w:date="2021-05-31T16:36:00Z">
        <w:r w:rsidR="00BD4BA3">
          <w:rPr>
            <w:sz w:val="22"/>
            <w:szCs w:val="22"/>
            <w:lang w:val="en-GB"/>
          </w:rPr>
          <w:t>couln’t</w:t>
        </w:r>
        <w:proofErr w:type="spellEnd"/>
        <w:r w:rsidR="00BD4BA3">
          <w:rPr>
            <w:sz w:val="22"/>
            <w:szCs w:val="22"/>
            <w:lang w:val="en-GB"/>
          </w:rPr>
          <w:t xml:space="preserve"> find</w:t>
        </w:r>
        <w:r w:rsidR="00BD4BA3" w:rsidRPr="000858D0">
          <w:rPr>
            <w:sz w:val="22"/>
            <w:szCs w:val="22"/>
            <w:lang w:val="en-GB"/>
          </w:rPr>
          <w:t xml:space="preserve"> </w:t>
        </w:r>
      </w:ins>
      <w:del w:id="682" w:author="Schenk, Denis Elia (ARTORG)" w:date="2021-05-31T16:36:00Z">
        <w:r w:rsidRPr="000858D0" w:rsidDel="00BD4BA3">
          <w:rPr>
            <w:sz w:val="22"/>
            <w:szCs w:val="22"/>
            <w:lang w:val="en-GB"/>
          </w:rPr>
          <w:delText xml:space="preserve">no </w:delText>
        </w:r>
      </w:del>
      <w:r w:rsidRPr="000858D0">
        <w:rPr>
          <w:sz w:val="22"/>
          <w:szCs w:val="22"/>
          <w:lang w:val="en-GB"/>
        </w:rPr>
        <w:t>differences in fabric-elasticity relationships between healthy and OI trabecular bone</w:t>
      </w:r>
      <w:ins w:id="683" w:author="Schenk, Denis Elia (ARTORG)" w:date="2021-05-31T16:36:00Z">
        <w:r w:rsidR="00BD4BA3">
          <w:rPr>
            <w:sz w:val="22"/>
            <w:szCs w:val="22"/>
            <w:lang w:val="en-GB"/>
          </w:rPr>
          <w:t>,</w:t>
        </w:r>
      </w:ins>
      <w:r w:rsidRPr="000858D0">
        <w:rPr>
          <w:sz w:val="22"/>
          <w:szCs w:val="22"/>
          <w:lang w:val="en-GB"/>
        </w:rPr>
        <w:t xml:space="preserve"> </w:t>
      </w:r>
      <w:del w:id="684" w:author="Schenk, Denis Elia (ARTORG)" w:date="2021-05-31T16:36:00Z">
        <w:r w:rsidRPr="000858D0" w:rsidDel="00BD4BA3">
          <w:rPr>
            <w:sz w:val="22"/>
            <w:szCs w:val="22"/>
            <w:lang w:val="en-GB"/>
          </w:rPr>
          <w:delText xml:space="preserve">if </w:delText>
        </w:r>
      </w:del>
      <w:ins w:id="685" w:author="Schenk, Denis Elia (ARTORG)" w:date="2021-05-31T16:36:00Z">
        <w:r w:rsidR="00BD4BA3">
          <w:rPr>
            <w:sz w:val="22"/>
            <w:szCs w:val="22"/>
            <w:lang w:val="en-GB"/>
          </w:rPr>
          <w:t>when</w:t>
        </w:r>
        <w:r w:rsidR="00BD4BA3" w:rsidRPr="000858D0">
          <w:rPr>
            <w:sz w:val="22"/>
            <w:szCs w:val="22"/>
            <w:lang w:val="en-GB"/>
          </w:rPr>
          <w:t xml:space="preserve"> </w:t>
        </w:r>
      </w:ins>
      <w:r w:rsidRPr="000858D0">
        <w:rPr>
          <w:sz w:val="22"/>
          <w:szCs w:val="22"/>
          <w:lang w:val="en-GB"/>
        </w:rPr>
        <w:t>the ROI</w:t>
      </w:r>
      <w:ins w:id="686" w:author="Schenk, Denis Elia (ARTORG)" w:date="2021-05-31T16:36:00Z">
        <w:r w:rsidR="00BD4BA3">
          <w:rPr>
            <w:sz w:val="22"/>
            <w:szCs w:val="22"/>
            <w:lang w:val="en-GB"/>
          </w:rPr>
          <w:t>s</w:t>
        </w:r>
      </w:ins>
      <w:r w:rsidRPr="000858D0">
        <w:rPr>
          <w:sz w:val="22"/>
          <w:szCs w:val="22"/>
          <w:lang w:val="en-GB"/>
        </w:rPr>
        <w:t xml:space="preserve"> </w:t>
      </w:r>
      <w:del w:id="687" w:author="Schenk, Denis Elia (ARTORG)" w:date="2021-05-31T16:36:00Z">
        <w:r w:rsidRPr="000858D0" w:rsidDel="00BD4BA3">
          <w:rPr>
            <w:sz w:val="22"/>
            <w:szCs w:val="22"/>
            <w:lang w:val="en-GB"/>
          </w:rPr>
          <w:delText xml:space="preserve">is </w:delText>
        </w:r>
      </w:del>
      <w:ins w:id="688" w:author="Schenk, Denis Elia (ARTORG)" w:date="2021-05-31T16:36:00Z">
        <w:r w:rsidR="00BD4BA3">
          <w:rPr>
            <w:sz w:val="22"/>
            <w:szCs w:val="22"/>
            <w:lang w:val="en-GB"/>
          </w:rPr>
          <w:t>were</w:t>
        </w:r>
        <w:r w:rsidR="00BD4BA3" w:rsidRPr="000858D0">
          <w:rPr>
            <w:sz w:val="22"/>
            <w:szCs w:val="22"/>
            <w:lang w:val="en-GB"/>
          </w:rPr>
          <w:t xml:space="preserve"> </w:t>
        </w:r>
      </w:ins>
      <w:commentRangeStart w:id="689"/>
      <w:r w:rsidRPr="000858D0">
        <w:rPr>
          <w:sz w:val="22"/>
          <w:szCs w:val="22"/>
          <w:lang w:val="en-GB"/>
        </w:rPr>
        <w:t>homogeneous enough</w:t>
      </w:r>
      <w:commentRangeEnd w:id="689"/>
      <w:r w:rsidR="00BD4BA3">
        <w:rPr>
          <w:rStyle w:val="Kommentarzeichen"/>
        </w:rPr>
        <w:commentReference w:id="689"/>
      </w:r>
      <w:r w:rsidRPr="000858D0">
        <w:rPr>
          <w:sz w:val="22"/>
          <w:szCs w:val="22"/>
          <w:lang w:val="en-GB"/>
        </w:rPr>
        <w:t>. [</w:t>
      </w:r>
      <w:proofErr w:type="spellStart"/>
      <w:r w:rsidRPr="000858D0">
        <w:rPr>
          <w:sz w:val="22"/>
          <w:szCs w:val="22"/>
          <w:lang w:val="en-GB"/>
        </w:rPr>
        <w:t>Indermaur</w:t>
      </w:r>
      <w:proofErr w:type="spellEnd"/>
      <w:r w:rsidRPr="000858D0">
        <w:rPr>
          <w:sz w:val="22"/>
          <w:szCs w:val="22"/>
          <w:lang w:val="en-GB"/>
        </w:rPr>
        <w:t xml:space="preserve"> 2021] </w:t>
      </w:r>
      <w:del w:id="690" w:author="Schenk, Denis Elia (ARTORG)" w:date="2021-05-31T16:39:00Z">
        <w:r w:rsidRPr="000858D0" w:rsidDel="00137DD9">
          <w:rPr>
            <w:sz w:val="22"/>
            <w:szCs w:val="22"/>
            <w:lang w:val="en-GB"/>
          </w:rPr>
          <w:delText xml:space="preserve">shown </w:delText>
        </w:r>
      </w:del>
      <w:ins w:id="691" w:author="Schenk, Denis Elia (ARTORG)" w:date="2021-05-31T16:39:00Z">
        <w:r w:rsidR="00137DD9">
          <w:rPr>
            <w:sz w:val="22"/>
            <w:szCs w:val="22"/>
            <w:lang w:val="en-GB"/>
          </w:rPr>
          <w:t>could show</w:t>
        </w:r>
        <w:r w:rsidR="00137DD9" w:rsidRPr="000858D0">
          <w:rPr>
            <w:sz w:val="22"/>
            <w:szCs w:val="22"/>
            <w:lang w:val="en-GB"/>
          </w:rPr>
          <w:t xml:space="preserve"> </w:t>
        </w:r>
      </w:ins>
      <w:r w:rsidRPr="000858D0">
        <w:rPr>
          <w:sz w:val="22"/>
          <w:szCs w:val="22"/>
          <w:lang w:val="en-GB"/>
        </w:rPr>
        <w:t xml:space="preserve">that </w:t>
      </w:r>
      <w:ins w:id="692" w:author="Schenk, Denis Elia (ARTORG)" w:date="2021-05-31T16:39:00Z">
        <w:r w:rsidR="00137DD9">
          <w:rPr>
            <w:sz w:val="22"/>
            <w:szCs w:val="22"/>
            <w:lang w:val="en-GB"/>
          </w:rPr>
          <w:t xml:space="preserve">the </w:t>
        </w:r>
      </w:ins>
      <w:r w:rsidRPr="000858D0">
        <w:rPr>
          <w:sz w:val="22"/>
          <w:szCs w:val="22"/>
          <w:lang w:val="en-GB"/>
        </w:rPr>
        <w:t xml:space="preserve">compressive </w:t>
      </w:r>
      <w:del w:id="693" w:author="Schenk, Denis Elia (ARTORG)" w:date="2021-05-31T16:39:00Z">
        <w:r w:rsidRPr="000858D0" w:rsidDel="00072132">
          <w:rPr>
            <w:sz w:val="22"/>
            <w:szCs w:val="22"/>
            <w:lang w:val="en-GB"/>
          </w:rPr>
          <w:delText>behavior</w:delText>
        </w:r>
      </w:del>
      <w:ins w:id="694" w:author="Schenk, Denis Elia (ARTORG)" w:date="2021-05-31T16:39:00Z">
        <w:r w:rsidR="00072132" w:rsidRPr="000858D0">
          <w:rPr>
            <w:sz w:val="22"/>
            <w:szCs w:val="22"/>
            <w:lang w:val="en-GB"/>
          </w:rPr>
          <w:t>behaviour</w:t>
        </w:r>
      </w:ins>
      <w:r w:rsidRPr="000858D0">
        <w:rPr>
          <w:sz w:val="22"/>
          <w:szCs w:val="22"/>
          <w:lang w:val="en-GB"/>
        </w:rPr>
        <w:t xml:space="preserve"> of OI bone tissue is </w:t>
      </w:r>
      <w:proofErr w:type="gramStart"/>
      <w:r w:rsidRPr="000858D0">
        <w:rPr>
          <w:sz w:val="22"/>
          <w:szCs w:val="22"/>
          <w:lang w:val="en-GB"/>
        </w:rPr>
        <w:t>similar to</w:t>
      </w:r>
      <w:proofErr w:type="gramEnd"/>
      <w:r w:rsidRPr="000858D0">
        <w:rPr>
          <w:sz w:val="22"/>
          <w:szCs w:val="22"/>
          <w:lang w:val="en-GB"/>
        </w:rPr>
        <w:t xml:space="preserve"> </w:t>
      </w:r>
      <w:ins w:id="695" w:author="Schenk, Denis Elia (ARTORG)" w:date="2021-05-31T16:39:00Z">
        <w:r w:rsidR="00072132">
          <w:rPr>
            <w:sz w:val="22"/>
            <w:szCs w:val="22"/>
            <w:lang w:val="en-GB"/>
          </w:rPr>
          <w:t>the one o</w:t>
        </w:r>
      </w:ins>
      <w:ins w:id="696" w:author="Schenk, Denis Elia (ARTORG)" w:date="2021-05-31T16:40:00Z">
        <w:r w:rsidR="00072132">
          <w:rPr>
            <w:sz w:val="22"/>
            <w:szCs w:val="22"/>
            <w:lang w:val="en-GB"/>
          </w:rPr>
          <w:t xml:space="preserve">f </w:t>
        </w:r>
      </w:ins>
      <w:commentRangeStart w:id="697"/>
      <w:r w:rsidRPr="000858D0">
        <w:rPr>
          <w:sz w:val="22"/>
          <w:szCs w:val="22"/>
          <w:lang w:val="en-GB"/>
        </w:rPr>
        <w:t xml:space="preserve">healthy control. </w:t>
      </w:r>
      <w:commentRangeEnd w:id="697"/>
      <w:r w:rsidR="00072132">
        <w:rPr>
          <w:rStyle w:val="Kommentarzeichen"/>
        </w:rPr>
        <w:commentReference w:id="697"/>
      </w:r>
      <w:r w:rsidRPr="000858D0">
        <w:rPr>
          <w:sz w:val="22"/>
          <w:szCs w:val="22"/>
          <w:lang w:val="en-GB"/>
        </w:rPr>
        <w:t xml:space="preserve">If </w:t>
      </w:r>
      <w:ins w:id="698" w:author="Schenk, Denis Elia (ARTORG)" w:date="2021-05-31T16:40:00Z">
        <w:r w:rsidR="00072132">
          <w:rPr>
            <w:sz w:val="22"/>
            <w:szCs w:val="22"/>
            <w:lang w:val="en-GB"/>
          </w:rPr>
          <w:t xml:space="preserve">the </w:t>
        </w:r>
      </w:ins>
      <w:r w:rsidRPr="000858D0">
        <w:rPr>
          <w:sz w:val="22"/>
          <w:szCs w:val="22"/>
          <w:lang w:val="en-GB"/>
        </w:rPr>
        <w:t xml:space="preserve">tensile and shearing </w:t>
      </w:r>
      <w:del w:id="699" w:author="Schenk, Denis Elia (ARTORG)" w:date="2021-05-31T16:40:00Z">
        <w:r w:rsidRPr="000858D0" w:rsidDel="00072132">
          <w:rPr>
            <w:sz w:val="22"/>
            <w:szCs w:val="22"/>
            <w:lang w:val="en-GB"/>
          </w:rPr>
          <w:delText>behaviors</w:delText>
        </w:r>
      </w:del>
      <w:ins w:id="700" w:author="Schenk, Denis Elia (ARTORG)" w:date="2021-05-31T16:40:00Z">
        <w:r w:rsidR="00072132" w:rsidRPr="000858D0">
          <w:rPr>
            <w:sz w:val="22"/>
            <w:szCs w:val="22"/>
            <w:lang w:val="en-GB"/>
          </w:rPr>
          <w:t>behaviour</w:t>
        </w:r>
      </w:ins>
      <w:r w:rsidRPr="000858D0">
        <w:rPr>
          <w:sz w:val="22"/>
          <w:szCs w:val="22"/>
          <w:lang w:val="en-GB"/>
        </w:rPr>
        <w:t xml:space="preserve"> </w:t>
      </w:r>
      <w:del w:id="701" w:author="Schenk, Denis Elia (ARTORG)" w:date="2021-05-31T16:40:00Z">
        <w:r w:rsidRPr="000858D0" w:rsidDel="00072132">
          <w:rPr>
            <w:sz w:val="22"/>
            <w:szCs w:val="22"/>
            <w:lang w:val="en-GB"/>
          </w:rPr>
          <w:delText>agree</w:delText>
        </w:r>
      </w:del>
      <w:ins w:id="702" w:author="Schenk, Denis Elia (ARTORG)" w:date="2021-05-31T16:40:00Z">
        <w:r w:rsidR="00072132">
          <w:rPr>
            <w:sz w:val="22"/>
            <w:szCs w:val="22"/>
            <w:lang w:val="en-GB"/>
          </w:rPr>
          <w:t>is similar as well</w:t>
        </w:r>
      </w:ins>
      <w:r w:rsidRPr="000858D0">
        <w:rPr>
          <w:sz w:val="22"/>
          <w:szCs w:val="22"/>
          <w:lang w:val="en-GB"/>
        </w:rPr>
        <w:t xml:space="preserve">, fabric-strength relationships will hold too. Therefore, OI bone fragility might mostly result from the decrease in BV/TV and </w:t>
      </w:r>
      <w:ins w:id="703" w:author="Schenk, Denis Elia (ARTORG)" w:date="2021-05-31T16:39:00Z">
        <w:r w:rsidR="00137DD9">
          <w:rPr>
            <w:sz w:val="22"/>
            <w:szCs w:val="22"/>
            <w:lang w:val="en-GB"/>
          </w:rPr>
          <w:t xml:space="preserve">the </w:t>
        </w:r>
      </w:ins>
      <w:r w:rsidRPr="000858D0">
        <w:rPr>
          <w:sz w:val="22"/>
          <w:szCs w:val="22"/>
          <w:lang w:val="en-GB"/>
        </w:rPr>
        <w:t>loss of homogeneity in its organization.</w:t>
      </w:r>
    </w:p>
    <w:p w14:paraId="581C1CB7" w14:textId="77777777" w:rsidR="008F73E9" w:rsidRPr="000B6750" w:rsidRDefault="008F73E9">
      <w:pPr>
        <w:tabs>
          <w:tab w:val="left" w:pos="492"/>
          <w:tab w:val="left" w:pos="2760"/>
        </w:tabs>
        <w:jc w:val="both"/>
        <w:rPr>
          <w:lang w:val="en-US"/>
        </w:rPr>
      </w:pPr>
    </w:p>
    <w:p w14:paraId="498679D0" w14:textId="77777777" w:rsidR="008F73E9" w:rsidRPr="000B6750" w:rsidRDefault="008F73E9">
      <w:pPr>
        <w:tabs>
          <w:tab w:val="left" w:pos="492"/>
          <w:tab w:val="left" w:pos="2760"/>
        </w:tabs>
        <w:jc w:val="both"/>
        <w:rPr>
          <w:lang w:val="en-US"/>
        </w:rPr>
      </w:pPr>
    </w:p>
    <w:p w14:paraId="46FBF887" w14:textId="77777777" w:rsidR="008F73E9" w:rsidRPr="000B6750" w:rsidRDefault="00130597">
      <w:pPr>
        <w:tabs>
          <w:tab w:val="left" w:pos="492"/>
          <w:tab w:val="left" w:pos="2760"/>
        </w:tabs>
        <w:jc w:val="both"/>
        <w:rPr>
          <w:lang w:val="en-US"/>
        </w:rPr>
      </w:pPr>
      <w:r>
        <w:rPr>
          <w:b/>
          <w:lang w:val="en-GB"/>
        </w:rPr>
        <w:t>Acknowledgements</w:t>
      </w:r>
    </w:p>
    <w:p w14:paraId="4B7A3653" w14:textId="77777777" w:rsidR="008F73E9" w:rsidRPr="000B6750" w:rsidRDefault="00130597">
      <w:pPr>
        <w:tabs>
          <w:tab w:val="left" w:pos="492"/>
          <w:tab w:val="left" w:pos="2760"/>
        </w:tabs>
        <w:jc w:val="both"/>
        <w:rPr>
          <w:lang w:val="en-US"/>
        </w:rPr>
      </w:pPr>
      <w:r>
        <w:rPr>
          <w:sz w:val="16"/>
          <w:lang w:val="en-GB"/>
        </w:rPr>
        <w:t xml:space="preserve">The authors acknowledge Christina Wapp from the ARTORG </w:t>
      </w:r>
      <w:proofErr w:type="spellStart"/>
      <w:r>
        <w:rPr>
          <w:sz w:val="16"/>
          <w:lang w:val="en-GB"/>
        </w:rPr>
        <w:t>Center</w:t>
      </w:r>
      <w:proofErr w:type="spellEnd"/>
      <w:r>
        <w:rPr>
          <w:sz w:val="16"/>
          <w:lang w:val="en-GB"/>
        </w:rPr>
        <w:t xml:space="preserve"> for Biomedical Engineering Research for her contribution to the building and interpretation of linear mixed-effect model and </w:t>
      </w:r>
      <w:proofErr w:type="spellStart"/>
      <w:r>
        <w:rPr>
          <w:sz w:val="16"/>
          <w:lang w:val="en-GB"/>
        </w:rPr>
        <w:t>Mereo</w:t>
      </w:r>
      <w:proofErr w:type="spellEnd"/>
      <w:r>
        <w:rPr>
          <w:sz w:val="16"/>
          <w:lang w:val="en-GB"/>
        </w:rPr>
        <w:t xml:space="preserve"> BioPharma for sharing the tibia XCTII scans of OI individuals. This work was internally funded by the ARTORG </w:t>
      </w:r>
      <w:proofErr w:type="spellStart"/>
      <w:r>
        <w:rPr>
          <w:sz w:val="16"/>
          <w:lang w:val="en-GB"/>
        </w:rPr>
        <w:t>Center</w:t>
      </w:r>
      <w:proofErr w:type="spellEnd"/>
      <w:r>
        <w:rPr>
          <w:sz w:val="16"/>
          <w:lang w:val="en-GB"/>
        </w:rPr>
        <w:t xml:space="preserve"> for Biomedical Engineering Research and </w:t>
      </w:r>
      <w:proofErr w:type="spellStart"/>
      <w:r>
        <w:rPr>
          <w:sz w:val="16"/>
          <w:lang w:val="en-GB"/>
        </w:rPr>
        <w:t>Mereo</w:t>
      </w:r>
      <w:proofErr w:type="spellEnd"/>
      <w:r>
        <w:rPr>
          <w:sz w:val="16"/>
          <w:lang w:val="en-GB"/>
        </w:rPr>
        <w:t xml:space="preserve"> BioPharma.</w:t>
      </w:r>
    </w:p>
    <w:p w14:paraId="2A82DB7B" w14:textId="77777777" w:rsidR="008F73E9" w:rsidRDefault="00130597">
      <w:pPr>
        <w:jc w:val="both"/>
      </w:pPr>
      <w:r>
        <w:rPr>
          <w:lang w:val="en-GB"/>
        </w:rPr>
        <w:t>References</w:t>
      </w:r>
    </w:p>
    <w:p w14:paraId="792AC28A" w14:textId="77777777" w:rsidR="008F73E9" w:rsidRDefault="008F73E9">
      <w:pPr>
        <w:jc w:val="both"/>
      </w:pPr>
    </w:p>
    <w:p w14:paraId="7876258F" w14:textId="77777777" w:rsidR="008F73E9" w:rsidRPr="000B6750" w:rsidRDefault="00130597">
      <w:pPr>
        <w:numPr>
          <w:ilvl w:val="0"/>
          <w:numId w:val="1"/>
        </w:numPr>
        <w:ind w:left="360" w:hanging="360"/>
        <w:jc w:val="both"/>
        <w:rPr>
          <w:lang w:val="en-US"/>
        </w:rPr>
      </w:pPr>
      <w:r w:rsidRPr="000B6750">
        <w:tab/>
      </w:r>
      <w:proofErr w:type="spellStart"/>
      <w:r w:rsidRPr="000B6750">
        <w:rPr>
          <w:sz w:val="16"/>
        </w:rPr>
        <w:t>Agarwal</w:t>
      </w:r>
      <w:proofErr w:type="spellEnd"/>
      <w:r w:rsidRPr="000B6750">
        <w:rPr>
          <w:sz w:val="16"/>
        </w:rPr>
        <w:t xml:space="preserve">, S., </w:t>
      </w:r>
      <w:proofErr w:type="spellStart"/>
      <w:r w:rsidRPr="000B6750">
        <w:rPr>
          <w:sz w:val="16"/>
        </w:rPr>
        <w:t>Rosete</w:t>
      </w:r>
      <w:proofErr w:type="spellEnd"/>
      <w:r w:rsidRPr="000B6750">
        <w:rPr>
          <w:sz w:val="16"/>
        </w:rPr>
        <w:t xml:space="preserve">, F., Zhang, C., </w:t>
      </w:r>
      <w:proofErr w:type="spellStart"/>
      <w:r w:rsidRPr="000B6750">
        <w:rPr>
          <w:sz w:val="16"/>
        </w:rPr>
        <w:t>McMahon</w:t>
      </w:r>
      <w:proofErr w:type="spellEnd"/>
      <w:r w:rsidRPr="000B6750">
        <w:rPr>
          <w:sz w:val="16"/>
        </w:rPr>
        <w:t xml:space="preserve">, D.J., Guo, X.E., Shane, E., </w:t>
      </w:r>
      <w:proofErr w:type="spellStart"/>
      <w:r w:rsidRPr="000B6750">
        <w:rPr>
          <w:sz w:val="16"/>
        </w:rPr>
        <w:t>Nishiyama</w:t>
      </w:r>
      <w:proofErr w:type="spellEnd"/>
      <w:r w:rsidRPr="000B6750">
        <w:rPr>
          <w:sz w:val="16"/>
        </w:rPr>
        <w:t xml:space="preserve">, K.K., 2016. </w:t>
      </w:r>
      <w:r>
        <w:rPr>
          <w:sz w:val="16"/>
          <w:lang w:val="en-GB"/>
        </w:rPr>
        <w:t>In vivo assessment of bone structure and estimated bone strength by first- and second-generation HR-pQCT. Osteoporosis International 27, 2955–2966. URL: http://dx.doi.org/10.1007/s00198-016-3621-8, doi:10.1007/s00198-016-3621-8.</w:t>
      </w:r>
    </w:p>
    <w:p w14:paraId="678BE1D9" w14:textId="77777777" w:rsidR="008F73E9" w:rsidRDefault="00130597">
      <w:pPr>
        <w:numPr>
          <w:ilvl w:val="0"/>
          <w:numId w:val="1"/>
        </w:numPr>
        <w:ind w:left="360" w:hanging="360"/>
        <w:jc w:val="both"/>
      </w:pPr>
      <w:r>
        <w:rPr>
          <w:sz w:val="16"/>
          <w:lang w:val="en-GB"/>
        </w:rPr>
        <w:tab/>
        <w:t xml:space="preserve">Arias-Moreno, A.J., Hosseini, H.S., Bevers, M., Ito, K., Zysset, P., van </w:t>
      </w:r>
      <w:proofErr w:type="spellStart"/>
      <w:r>
        <w:rPr>
          <w:sz w:val="16"/>
          <w:lang w:val="en-GB"/>
        </w:rPr>
        <w:t>Rietbergen</w:t>
      </w:r>
      <w:proofErr w:type="spellEnd"/>
      <w:r>
        <w:rPr>
          <w:sz w:val="16"/>
          <w:lang w:val="en-GB"/>
        </w:rPr>
        <w:t>, B., 2019. Validation of distal radius failure load predictions by homogenized- and micro-finite element analyses based on second-generation high-resolution peripheral quantitative CT images. Osteoporosis International 30, 1433–1443. doi:10.1007/s00198-019-04935-6.</w:t>
      </w:r>
    </w:p>
    <w:p w14:paraId="7C642841" w14:textId="77777777" w:rsidR="008F73E9" w:rsidRDefault="00130597">
      <w:pPr>
        <w:numPr>
          <w:ilvl w:val="0"/>
          <w:numId w:val="1"/>
        </w:numPr>
        <w:ind w:left="360" w:hanging="360"/>
        <w:jc w:val="both"/>
      </w:pPr>
      <w:r>
        <w:rPr>
          <w:sz w:val="16"/>
          <w:lang w:val="en-GB"/>
        </w:rPr>
        <w:tab/>
        <w:t xml:space="preserve">Boutroy, S., </w:t>
      </w:r>
      <w:proofErr w:type="spellStart"/>
      <w:r>
        <w:rPr>
          <w:sz w:val="16"/>
          <w:lang w:val="en-GB"/>
        </w:rPr>
        <w:t>Bouxsein</w:t>
      </w:r>
      <w:proofErr w:type="spellEnd"/>
      <w:r>
        <w:rPr>
          <w:sz w:val="16"/>
          <w:lang w:val="en-GB"/>
        </w:rPr>
        <w:t>, M.L., Munoz, F., Delmas, P.D., 2005. In vivo assessment of trabecular bone microarchitecture by high-resolution peripheral quantitative computed tomography. Journal of Clinical Endocrinology and Metabolism 90, 6508–6515. doi:10.1210/</w:t>
      </w:r>
      <w:proofErr w:type="spellStart"/>
      <w:r>
        <w:rPr>
          <w:sz w:val="16"/>
          <w:lang w:val="en-GB"/>
        </w:rPr>
        <w:t>jc</w:t>
      </w:r>
      <w:proofErr w:type="spellEnd"/>
      <w:r>
        <w:rPr>
          <w:sz w:val="16"/>
          <w:lang w:val="en-GB"/>
        </w:rPr>
        <w:t>. 2005-1258.</w:t>
      </w:r>
    </w:p>
    <w:p w14:paraId="2969516E" w14:textId="77777777" w:rsidR="008F73E9" w:rsidRDefault="00130597">
      <w:pPr>
        <w:numPr>
          <w:ilvl w:val="0"/>
          <w:numId w:val="1"/>
        </w:numPr>
        <w:ind w:left="360" w:hanging="360"/>
        <w:jc w:val="both"/>
      </w:pPr>
      <w:r>
        <w:rPr>
          <w:sz w:val="16"/>
          <w:lang w:val="en-GB"/>
        </w:rPr>
        <w:tab/>
        <w:t xml:space="preserve">Boutroy, S., Van </w:t>
      </w:r>
      <w:proofErr w:type="spellStart"/>
      <w:r>
        <w:rPr>
          <w:sz w:val="16"/>
          <w:lang w:val="en-GB"/>
        </w:rPr>
        <w:t>Rietbergen</w:t>
      </w:r>
      <w:proofErr w:type="spellEnd"/>
      <w:r>
        <w:rPr>
          <w:sz w:val="16"/>
          <w:lang w:val="en-GB"/>
        </w:rPr>
        <w:t xml:space="preserve">, B., </w:t>
      </w:r>
      <w:proofErr w:type="spellStart"/>
      <w:r>
        <w:rPr>
          <w:sz w:val="16"/>
          <w:lang w:val="en-GB"/>
        </w:rPr>
        <w:t>Sornay-Rendu</w:t>
      </w:r>
      <w:proofErr w:type="spellEnd"/>
      <w:r>
        <w:rPr>
          <w:sz w:val="16"/>
          <w:lang w:val="en-GB"/>
        </w:rPr>
        <w:t xml:space="preserve">, E., Munoz, F., </w:t>
      </w:r>
      <w:proofErr w:type="spellStart"/>
      <w:r>
        <w:rPr>
          <w:sz w:val="16"/>
          <w:lang w:val="en-GB"/>
        </w:rPr>
        <w:t>Bouxsein</w:t>
      </w:r>
      <w:proofErr w:type="spellEnd"/>
      <w:r>
        <w:rPr>
          <w:sz w:val="16"/>
          <w:lang w:val="en-GB"/>
        </w:rPr>
        <w:t>, M.L., Delmas, P.D., 2008. Finite element analysis based on in vivo HR-pQCT images of the distal radius is associated with wrist fracture in postmenopausal women. Journal of Bone and Mineral Research 23, 392–399. doi:10.1359/jbmr.071108.</w:t>
      </w:r>
    </w:p>
    <w:p w14:paraId="4865C0B4" w14:textId="77777777" w:rsidR="008F73E9" w:rsidRDefault="00130597">
      <w:pPr>
        <w:numPr>
          <w:ilvl w:val="0"/>
          <w:numId w:val="1"/>
        </w:numPr>
        <w:ind w:left="360" w:hanging="360"/>
        <w:jc w:val="both"/>
      </w:pPr>
      <w:r>
        <w:rPr>
          <w:sz w:val="16"/>
          <w:lang w:val="en-GB"/>
        </w:rPr>
        <w:tab/>
      </w:r>
      <w:proofErr w:type="spellStart"/>
      <w:r>
        <w:rPr>
          <w:sz w:val="16"/>
          <w:lang w:val="en-GB"/>
        </w:rPr>
        <w:t>Cowin</w:t>
      </w:r>
      <w:proofErr w:type="spellEnd"/>
      <w:r>
        <w:rPr>
          <w:sz w:val="16"/>
          <w:lang w:val="en-GB"/>
        </w:rPr>
        <w:t xml:space="preserve">, S.C., 1985. The relationship between the elasticity tensor and the fabric tensor. Mechanics of Materials 4, 137–147. </w:t>
      </w:r>
      <w:proofErr w:type="spellStart"/>
      <w:proofErr w:type="gramStart"/>
      <w:r>
        <w:rPr>
          <w:sz w:val="16"/>
          <w:lang w:val="en-GB"/>
        </w:rPr>
        <w:t>doi:https</w:t>
      </w:r>
      <w:proofErr w:type="spellEnd"/>
      <w:r>
        <w:rPr>
          <w:sz w:val="16"/>
          <w:lang w:val="en-GB"/>
        </w:rPr>
        <w:t>://doi.org/10.1016/0167-6636(85)90012-2</w:t>
      </w:r>
      <w:proofErr w:type="gramEnd"/>
      <w:r>
        <w:rPr>
          <w:sz w:val="16"/>
          <w:lang w:val="en-GB"/>
        </w:rPr>
        <w:t>.</w:t>
      </w:r>
    </w:p>
    <w:p w14:paraId="029E87C5" w14:textId="77777777" w:rsidR="008F73E9" w:rsidRDefault="00130597">
      <w:pPr>
        <w:numPr>
          <w:ilvl w:val="0"/>
          <w:numId w:val="1"/>
        </w:numPr>
        <w:ind w:left="360" w:hanging="360"/>
        <w:jc w:val="both"/>
      </w:pPr>
      <w:r w:rsidRPr="000B6750">
        <w:rPr>
          <w:sz w:val="16"/>
        </w:rPr>
        <w:tab/>
      </w:r>
      <w:proofErr w:type="spellStart"/>
      <w:r w:rsidRPr="000B6750">
        <w:rPr>
          <w:sz w:val="16"/>
        </w:rPr>
        <w:t>Daszkiewicz</w:t>
      </w:r>
      <w:proofErr w:type="spellEnd"/>
      <w:r w:rsidRPr="000B6750">
        <w:rPr>
          <w:sz w:val="16"/>
        </w:rPr>
        <w:t xml:space="preserve">, K., Maquer, G., Zysset, P.K., 2017. </w:t>
      </w:r>
      <w:r>
        <w:rPr>
          <w:sz w:val="16"/>
          <w:lang w:val="en-GB"/>
        </w:rPr>
        <w:t xml:space="preserve">The effective elastic properties of human trabecular bone may be approximated using micro-finite element analyses of embedded volume elements. Biomechanics and </w:t>
      </w:r>
      <w:proofErr w:type="spellStart"/>
      <w:r>
        <w:rPr>
          <w:sz w:val="16"/>
          <w:lang w:val="en-GB"/>
        </w:rPr>
        <w:t>Modeling</w:t>
      </w:r>
      <w:proofErr w:type="spellEnd"/>
      <w:r>
        <w:rPr>
          <w:sz w:val="16"/>
          <w:lang w:val="en-GB"/>
        </w:rPr>
        <w:t xml:space="preserve"> in Mechanobiology 16, 731–742. doi:10.1007/s10237-016-0849-3.</w:t>
      </w:r>
    </w:p>
    <w:p w14:paraId="16CB43E5" w14:textId="77777777" w:rsidR="008F73E9" w:rsidRDefault="00130597">
      <w:pPr>
        <w:numPr>
          <w:ilvl w:val="0"/>
          <w:numId w:val="1"/>
        </w:numPr>
        <w:ind w:left="360" w:hanging="360"/>
        <w:jc w:val="both"/>
      </w:pPr>
      <w:r w:rsidRPr="000B6750">
        <w:rPr>
          <w:sz w:val="16"/>
        </w:rPr>
        <w:tab/>
      </w:r>
      <w:proofErr w:type="spellStart"/>
      <w:r w:rsidRPr="000B6750">
        <w:rPr>
          <w:sz w:val="16"/>
        </w:rPr>
        <w:t>Folkestad</w:t>
      </w:r>
      <w:proofErr w:type="spellEnd"/>
      <w:r w:rsidRPr="000B6750">
        <w:rPr>
          <w:sz w:val="16"/>
        </w:rPr>
        <w:t xml:space="preserve">, L., </w:t>
      </w:r>
      <w:proofErr w:type="spellStart"/>
      <w:r w:rsidRPr="000B6750">
        <w:rPr>
          <w:sz w:val="16"/>
        </w:rPr>
        <w:t>Hald</w:t>
      </w:r>
      <w:proofErr w:type="spellEnd"/>
      <w:r w:rsidRPr="000B6750">
        <w:rPr>
          <w:sz w:val="16"/>
        </w:rPr>
        <w:t xml:space="preserve">, J.D., Hansen, S., Gram, J., </w:t>
      </w:r>
      <w:proofErr w:type="spellStart"/>
      <w:r w:rsidRPr="000B6750">
        <w:rPr>
          <w:sz w:val="16"/>
        </w:rPr>
        <w:t>Langdahl</w:t>
      </w:r>
      <w:proofErr w:type="spellEnd"/>
      <w:r w:rsidRPr="000B6750">
        <w:rPr>
          <w:sz w:val="16"/>
        </w:rPr>
        <w:t xml:space="preserve">, B., </w:t>
      </w:r>
      <w:proofErr w:type="spellStart"/>
      <w:r w:rsidRPr="000B6750">
        <w:rPr>
          <w:sz w:val="16"/>
        </w:rPr>
        <w:t>Abrahamsen</w:t>
      </w:r>
      <w:proofErr w:type="spellEnd"/>
      <w:r w:rsidRPr="000B6750">
        <w:rPr>
          <w:sz w:val="16"/>
        </w:rPr>
        <w:t xml:space="preserve">, B., Brixen, K., 2012. </w:t>
      </w:r>
      <w:r>
        <w:rPr>
          <w:sz w:val="16"/>
          <w:lang w:val="en-GB"/>
        </w:rPr>
        <w:t xml:space="preserve">Bone geometry, density, and microarchitecture in the distal radius and tibia in adults with osteogenesis imperfecta type </w:t>
      </w:r>
      <w:proofErr w:type="spellStart"/>
      <w:r>
        <w:rPr>
          <w:sz w:val="16"/>
          <w:lang w:val="en-GB"/>
        </w:rPr>
        <w:t>i</w:t>
      </w:r>
      <w:proofErr w:type="spellEnd"/>
      <w:r>
        <w:rPr>
          <w:sz w:val="16"/>
          <w:lang w:val="en-GB"/>
        </w:rPr>
        <w:t xml:space="preserve"> assessed by high-resolution pQCT. Journal of Bone and Mineral Research 27, 1405–1412. doi:10.1002/jbmr.1592.</w:t>
      </w:r>
    </w:p>
    <w:p w14:paraId="0EF86BEF" w14:textId="77777777" w:rsidR="008F73E9" w:rsidRPr="000B6750" w:rsidRDefault="00130597">
      <w:pPr>
        <w:numPr>
          <w:ilvl w:val="0"/>
          <w:numId w:val="1"/>
        </w:numPr>
        <w:ind w:left="360" w:hanging="360"/>
        <w:jc w:val="both"/>
        <w:rPr>
          <w:lang w:val="en-US"/>
        </w:rPr>
      </w:pPr>
      <w:r>
        <w:rPr>
          <w:sz w:val="16"/>
          <w:lang w:val="en-GB"/>
        </w:rPr>
        <w:tab/>
        <w:t>Fox, J., 2016. Fox, Applied Regressions Analysis and Linear Models. URL: https://us.sagepub.com/en-us/nam/applied-regression-analysis-and-generalized-linear-models/book237254.</w:t>
      </w:r>
    </w:p>
    <w:p w14:paraId="6B515BBB" w14:textId="77777777" w:rsidR="008F73E9" w:rsidRPr="000B6750" w:rsidRDefault="00130597">
      <w:pPr>
        <w:numPr>
          <w:ilvl w:val="0"/>
          <w:numId w:val="1"/>
        </w:numPr>
        <w:ind w:left="360" w:hanging="360"/>
        <w:jc w:val="both"/>
        <w:rPr>
          <w:lang w:val="en-US"/>
        </w:rPr>
      </w:pPr>
      <w:r>
        <w:rPr>
          <w:sz w:val="16"/>
          <w:lang w:val="en-GB"/>
        </w:rPr>
        <w:tab/>
        <w:t xml:space="preserve">Gross, T., </w:t>
      </w:r>
      <w:proofErr w:type="spellStart"/>
      <w:r>
        <w:rPr>
          <w:sz w:val="16"/>
          <w:lang w:val="en-GB"/>
        </w:rPr>
        <w:t>Pahr</w:t>
      </w:r>
      <w:proofErr w:type="spellEnd"/>
      <w:r>
        <w:rPr>
          <w:sz w:val="16"/>
          <w:lang w:val="en-GB"/>
        </w:rPr>
        <w:t xml:space="preserve">, D.H., Zysset, P.K., 2013. Morphology elasticity relationships using decreasing fabric information of human trabecular bone from three major anatomical </w:t>
      </w:r>
      <w:proofErr w:type="gramStart"/>
      <w:r>
        <w:rPr>
          <w:sz w:val="16"/>
          <w:lang w:val="en-GB"/>
        </w:rPr>
        <w:t>locations ,</w:t>
      </w:r>
      <w:proofErr w:type="gramEnd"/>
      <w:r>
        <w:rPr>
          <w:sz w:val="16"/>
          <w:lang w:val="en-GB"/>
        </w:rPr>
        <w:t xml:space="preserve"> 793–800doi:10.1007/s10237-012-0443-2.</w:t>
      </w:r>
    </w:p>
    <w:p w14:paraId="2B38FFB5" w14:textId="77777777" w:rsidR="008F73E9" w:rsidRDefault="00130597">
      <w:pPr>
        <w:numPr>
          <w:ilvl w:val="0"/>
          <w:numId w:val="1"/>
        </w:numPr>
        <w:ind w:left="360" w:hanging="360"/>
        <w:jc w:val="both"/>
      </w:pPr>
      <w:r>
        <w:rPr>
          <w:sz w:val="16"/>
          <w:lang w:val="en-GB"/>
        </w:rPr>
        <w:tab/>
        <w:t>Harrigan, T.P., Mann, R.W., 1985. Characterization of microstructural anisotropy in cancellous bone using a second rank tensor. Journal of Materials Science 19, 761–767.</w:t>
      </w:r>
    </w:p>
    <w:p w14:paraId="44B69673" w14:textId="77777777" w:rsidR="008F73E9" w:rsidRDefault="00130597">
      <w:pPr>
        <w:numPr>
          <w:ilvl w:val="0"/>
          <w:numId w:val="1"/>
        </w:numPr>
        <w:ind w:left="360" w:hanging="360"/>
        <w:jc w:val="both"/>
      </w:pPr>
      <w:r w:rsidRPr="000B6750">
        <w:rPr>
          <w:sz w:val="16"/>
        </w:rPr>
        <w:tab/>
      </w:r>
      <w:proofErr w:type="spellStart"/>
      <w:r w:rsidRPr="000B6750">
        <w:rPr>
          <w:sz w:val="16"/>
        </w:rPr>
        <w:t>Indermaur</w:t>
      </w:r>
      <w:proofErr w:type="spellEnd"/>
      <w:r w:rsidRPr="000B6750">
        <w:rPr>
          <w:sz w:val="16"/>
        </w:rPr>
        <w:t xml:space="preserve">, M., </w:t>
      </w:r>
      <w:proofErr w:type="spellStart"/>
      <w:r w:rsidRPr="000B6750">
        <w:rPr>
          <w:sz w:val="16"/>
        </w:rPr>
        <w:t>Casari</w:t>
      </w:r>
      <w:proofErr w:type="spellEnd"/>
      <w:r w:rsidRPr="000B6750">
        <w:rPr>
          <w:sz w:val="16"/>
        </w:rPr>
        <w:t xml:space="preserve">, D., </w:t>
      </w:r>
      <w:proofErr w:type="spellStart"/>
      <w:r w:rsidRPr="000B6750">
        <w:rPr>
          <w:sz w:val="16"/>
        </w:rPr>
        <w:t>Kochetkova</w:t>
      </w:r>
      <w:proofErr w:type="spellEnd"/>
      <w:r w:rsidRPr="000B6750">
        <w:rPr>
          <w:sz w:val="16"/>
        </w:rPr>
        <w:t xml:space="preserve">, T., Peruzzi, C., Zimmermann, E., Rauch, F., Willie, B., Michler, J., </w:t>
      </w:r>
      <w:proofErr w:type="spellStart"/>
      <w:r w:rsidRPr="000B6750">
        <w:rPr>
          <w:sz w:val="16"/>
        </w:rPr>
        <w:t>Schwiedrzik</w:t>
      </w:r>
      <w:proofErr w:type="spellEnd"/>
      <w:r w:rsidRPr="000B6750">
        <w:rPr>
          <w:sz w:val="16"/>
        </w:rPr>
        <w:t xml:space="preserve">, J., Zysset, P., 2021. </w:t>
      </w:r>
      <w:r>
        <w:rPr>
          <w:sz w:val="16"/>
          <w:lang w:val="en-GB"/>
        </w:rPr>
        <w:t xml:space="preserve">Compressive Strength of Iliac Bone ECM Is Not Reduced in Osteogenesis Imperfecta and Increases </w:t>
      </w:r>
      <w:proofErr w:type="gramStart"/>
      <w:r>
        <w:rPr>
          <w:sz w:val="16"/>
          <w:lang w:val="en-GB"/>
        </w:rPr>
        <w:t>With</w:t>
      </w:r>
      <w:proofErr w:type="gramEnd"/>
      <w:r>
        <w:rPr>
          <w:sz w:val="16"/>
          <w:lang w:val="en-GB"/>
        </w:rPr>
        <w:t xml:space="preserve"> Mineralization. Journal of Bone and Mineral Research doi:10.1002/jbmr.4286.</w:t>
      </w:r>
    </w:p>
    <w:p w14:paraId="2BB68F7F" w14:textId="77777777" w:rsidR="008F73E9" w:rsidRDefault="00130597">
      <w:pPr>
        <w:numPr>
          <w:ilvl w:val="0"/>
          <w:numId w:val="1"/>
        </w:numPr>
        <w:ind w:left="360" w:hanging="360"/>
        <w:jc w:val="both"/>
      </w:pPr>
      <w:r w:rsidRPr="000B6750">
        <w:rPr>
          <w:sz w:val="16"/>
        </w:rPr>
        <w:lastRenderedPageBreak/>
        <w:tab/>
      </w:r>
      <w:proofErr w:type="spellStart"/>
      <w:r w:rsidRPr="000B6750">
        <w:rPr>
          <w:sz w:val="16"/>
        </w:rPr>
        <w:t>Kocijan</w:t>
      </w:r>
      <w:proofErr w:type="spellEnd"/>
      <w:r w:rsidRPr="000B6750">
        <w:rPr>
          <w:sz w:val="16"/>
        </w:rPr>
        <w:t xml:space="preserve">, R., </w:t>
      </w:r>
      <w:proofErr w:type="spellStart"/>
      <w:r w:rsidRPr="000B6750">
        <w:rPr>
          <w:sz w:val="16"/>
        </w:rPr>
        <w:t>Muschitz</w:t>
      </w:r>
      <w:proofErr w:type="spellEnd"/>
      <w:r w:rsidRPr="000B6750">
        <w:rPr>
          <w:sz w:val="16"/>
        </w:rPr>
        <w:t xml:space="preserve">, C., </w:t>
      </w:r>
      <w:proofErr w:type="spellStart"/>
      <w:r w:rsidRPr="000B6750">
        <w:rPr>
          <w:sz w:val="16"/>
        </w:rPr>
        <w:t>Haschka</w:t>
      </w:r>
      <w:proofErr w:type="spellEnd"/>
      <w:r w:rsidRPr="000B6750">
        <w:rPr>
          <w:sz w:val="16"/>
        </w:rPr>
        <w:t xml:space="preserve">, J., Hans, D., </w:t>
      </w:r>
      <w:proofErr w:type="spellStart"/>
      <w:r w:rsidRPr="000B6750">
        <w:rPr>
          <w:sz w:val="16"/>
        </w:rPr>
        <w:t>Nia</w:t>
      </w:r>
      <w:proofErr w:type="spellEnd"/>
      <w:r w:rsidRPr="000B6750">
        <w:rPr>
          <w:sz w:val="16"/>
        </w:rPr>
        <w:t xml:space="preserve">, A., </w:t>
      </w:r>
      <w:proofErr w:type="spellStart"/>
      <w:r w:rsidRPr="000B6750">
        <w:rPr>
          <w:sz w:val="16"/>
        </w:rPr>
        <w:t>Geroldinger</w:t>
      </w:r>
      <w:proofErr w:type="spellEnd"/>
      <w:r w:rsidRPr="000B6750">
        <w:rPr>
          <w:sz w:val="16"/>
        </w:rPr>
        <w:t xml:space="preserve">, A., </w:t>
      </w:r>
      <w:proofErr w:type="spellStart"/>
      <w:r w:rsidRPr="000B6750">
        <w:rPr>
          <w:sz w:val="16"/>
        </w:rPr>
        <w:t>Ardelt</w:t>
      </w:r>
      <w:proofErr w:type="spellEnd"/>
      <w:r w:rsidRPr="000B6750">
        <w:rPr>
          <w:sz w:val="16"/>
        </w:rPr>
        <w:t xml:space="preserve">, M., </w:t>
      </w:r>
      <w:proofErr w:type="spellStart"/>
      <w:r w:rsidRPr="000B6750">
        <w:rPr>
          <w:sz w:val="16"/>
        </w:rPr>
        <w:t>Wakolbinger</w:t>
      </w:r>
      <w:proofErr w:type="spellEnd"/>
      <w:r w:rsidRPr="000B6750">
        <w:rPr>
          <w:sz w:val="16"/>
        </w:rPr>
        <w:t xml:space="preserve">, R., Resch, H., 2015. </w:t>
      </w:r>
      <w:r>
        <w:rPr>
          <w:sz w:val="16"/>
          <w:lang w:val="en-GB"/>
        </w:rPr>
        <w:t xml:space="preserve">Bone structure assessed by HR-pQCT, TBS and DXL in adult patients with different types of </w:t>
      </w:r>
      <w:proofErr w:type="gramStart"/>
      <w:r>
        <w:rPr>
          <w:sz w:val="16"/>
          <w:lang w:val="en-GB"/>
        </w:rPr>
        <w:t>osteogenesis</w:t>
      </w:r>
      <w:proofErr w:type="gramEnd"/>
      <w:r>
        <w:rPr>
          <w:sz w:val="16"/>
          <w:lang w:val="en-GB"/>
        </w:rPr>
        <w:t xml:space="preserve"> imperfecta. Osteoporosis International 26, 2431–2440. doi:10.1007/s00198-015-3156-4.</w:t>
      </w:r>
    </w:p>
    <w:p w14:paraId="15ABCD30" w14:textId="77777777" w:rsidR="008F73E9" w:rsidRDefault="00130597">
      <w:pPr>
        <w:numPr>
          <w:ilvl w:val="0"/>
          <w:numId w:val="1"/>
        </w:numPr>
        <w:ind w:left="360" w:hanging="360"/>
        <w:jc w:val="both"/>
      </w:pPr>
      <w:r>
        <w:rPr>
          <w:sz w:val="16"/>
          <w:lang w:val="en-GB"/>
        </w:rPr>
        <w:tab/>
        <w:t>Laird, N.M., Ware, J.H., 1982. Random-Effects Models for Longitudinal Data. Biometrics 38, 963–974.</w:t>
      </w:r>
    </w:p>
    <w:p w14:paraId="7AEB59F0" w14:textId="77777777" w:rsidR="008F73E9" w:rsidRDefault="00130597">
      <w:pPr>
        <w:numPr>
          <w:ilvl w:val="0"/>
          <w:numId w:val="1"/>
        </w:numPr>
        <w:ind w:left="360" w:hanging="360"/>
        <w:jc w:val="both"/>
      </w:pPr>
      <w:r w:rsidRPr="000B6750">
        <w:rPr>
          <w:sz w:val="16"/>
        </w:rPr>
        <w:tab/>
        <w:t xml:space="preserve">Lim, J., Grafe, I., Alexander, S., Lee, B., 2017. </w:t>
      </w:r>
      <w:r>
        <w:rPr>
          <w:sz w:val="16"/>
          <w:lang w:val="en-GB"/>
        </w:rPr>
        <w:t xml:space="preserve">Genetic causes and mechanisms of osteogenesis imperfecta. Bone 102, 40–49. </w:t>
      </w:r>
      <w:proofErr w:type="spellStart"/>
      <w:proofErr w:type="gramStart"/>
      <w:r>
        <w:rPr>
          <w:sz w:val="16"/>
          <w:lang w:val="en-GB"/>
        </w:rPr>
        <w:t>doi:https</w:t>
      </w:r>
      <w:proofErr w:type="spellEnd"/>
      <w:r>
        <w:rPr>
          <w:sz w:val="16"/>
          <w:lang w:val="en-GB"/>
        </w:rPr>
        <w:t>://doi.org/10.1016/j.bone.2017.02.004</w:t>
      </w:r>
      <w:proofErr w:type="gramEnd"/>
      <w:r>
        <w:rPr>
          <w:sz w:val="16"/>
          <w:lang w:val="en-GB"/>
        </w:rPr>
        <w:t>.</w:t>
      </w:r>
    </w:p>
    <w:p w14:paraId="31E65289" w14:textId="77777777" w:rsidR="008F73E9" w:rsidRDefault="00130597">
      <w:pPr>
        <w:numPr>
          <w:ilvl w:val="0"/>
          <w:numId w:val="1"/>
        </w:numPr>
        <w:ind w:left="360" w:hanging="360"/>
        <w:jc w:val="both"/>
      </w:pPr>
      <w:r w:rsidRPr="000B6750">
        <w:rPr>
          <w:sz w:val="16"/>
        </w:rPr>
        <w:tab/>
      </w:r>
      <w:proofErr w:type="spellStart"/>
      <w:r w:rsidRPr="000B6750">
        <w:rPr>
          <w:sz w:val="16"/>
        </w:rPr>
        <w:t>Lindahl</w:t>
      </w:r>
      <w:proofErr w:type="spellEnd"/>
      <w:r w:rsidRPr="000B6750">
        <w:rPr>
          <w:sz w:val="16"/>
        </w:rPr>
        <w:t xml:space="preserve">, K., </w:t>
      </w:r>
      <w:proofErr w:type="spellStart"/>
      <w:r w:rsidRPr="000B6750">
        <w:rPr>
          <w:sz w:val="16"/>
        </w:rPr>
        <w:t>Åström</w:t>
      </w:r>
      <w:proofErr w:type="spellEnd"/>
      <w:r w:rsidRPr="000B6750">
        <w:rPr>
          <w:sz w:val="16"/>
        </w:rPr>
        <w:t xml:space="preserve">, E., Rubin, C.J., </w:t>
      </w:r>
      <w:proofErr w:type="spellStart"/>
      <w:r w:rsidRPr="000B6750">
        <w:rPr>
          <w:sz w:val="16"/>
        </w:rPr>
        <w:t>Grigelioniene</w:t>
      </w:r>
      <w:proofErr w:type="spellEnd"/>
      <w:r w:rsidRPr="000B6750">
        <w:rPr>
          <w:sz w:val="16"/>
        </w:rPr>
        <w:t xml:space="preserve">, G., </w:t>
      </w:r>
      <w:proofErr w:type="spellStart"/>
      <w:r w:rsidRPr="000B6750">
        <w:rPr>
          <w:sz w:val="16"/>
        </w:rPr>
        <w:t>Malmgren</w:t>
      </w:r>
      <w:proofErr w:type="spellEnd"/>
      <w:r w:rsidRPr="000B6750">
        <w:rPr>
          <w:sz w:val="16"/>
        </w:rPr>
        <w:t xml:space="preserve">, B., </w:t>
      </w:r>
      <w:proofErr w:type="spellStart"/>
      <w:r w:rsidRPr="000B6750">
        <w:rPr>
          <w:sz w:val="16"/>
        </w:rPr>
        <w:t>Ljunggren</w:t>
      </w:r>
      <w:proofErr w:type="spellEnd"/>
      <w:r w:rsidRPr="000B6750">
        <w:rPr>
          <w:sz w:val="16"/>
        </w:rPr>
        <w:t xml:space="preserve">, Ö., </w:t>
      </w:r>
      <w:proofErr w:type="spellStart"/>
      <w:r w:rsidRPr="000B6750">
        <w:rPr>
          <w:sz w:val="16"/>
        </w:rPr>
        <w:t>Kindmark</w:t>
      </w:r>
      <w:proofErr w:type="spellEnd"/>
      <w:r w:rsidRPr="000B6750">
        <w:rPr>
          <w:sz w:val="16"/>
        </w:rPr>
        <w:t xml:space="preserve">, A., 2015. </w:t>
      </w:r>
      <w:r>
        <w:rPr>
          <w:sz w:val="16"/>
          <w:lang w:val="en-GB"/>
        </w:rPr>
        <w:t>Genetic epidemiology, prevalence, and genotype-phenotype correlations in the Swedish population with osteogenesis imperfecta. European Journal of Human Genetics 23, 1042–1050. doi:10.1038/ejhg.2015.81.</w:t>
      </w:r>
    </w:p>
    <w:p w14:paraId="6BF91F78" w14:textId="77777777" w:rsidR="008F73E9" w:rsidRDefault="008F73E9">
      <w:pPr>
        <w:ind w:left="360"/>
        <w:jc w:val="both"/>
      </w:pPr>
    </w:p>
    <w:p w14:paraId="4F39264B" w14:textId="77777777" w:rsidR="008F73E9" w:rsidRDefault="008F73E9">
      <w:pPr>
        <w:ind w:left="360"/>
        <w:jc w:val="both"/>
      </w:pPr>
    </w:p>
    <w:p w14:paraId="5E7EF412" w14:textId="77777777" w:rsidR="008F73E9" w:rsidRDefault="008F73E9">
      <w:pPr>
        <w:ind w:left="360"/>
        <w:jc w:val="both"/>
      </w:pPr>
    </w:p>
    <w:p w14:paraId="476634CC" w14:textId="77777777" w:rsidR="008F73E9" w:rsidRDefault="008F73E9">
      <w:pPr>
        <w:ind w:left="360"/>
        <w:jc w:val="both"/>
      </w:pPr>
    </w:p>
    <w:p w14:paraId="37046348" w14:textId="77777777" w:rsidR="008F73E9" w:rsidRDefault="008F73E9">
      <w:pPr>
        <w:ind w:left="360"/>
        <w:jc w:val="both"/>
      </w:pPr>
    </w:p>
    <w:p w14:paraId="3E618D95" w14:textId="77777777" w:rsidR="008F73E9" w:rsidRPr="000B6750" w:rsidRDefault="00130597">
      <w:pPr>
        <w:numPr>
          <w:ilvl w:val="0"/>
          <w:numId w:val="1"/>
        </w:numPr>
        <w:ind w:left="360" w:hanging="360"/>
        <w:jc w:val="both"/>
        <w:rPr>
          <w:lang w:val="en-US"/>
        </w:rPr>
      </w:pPr>
      <w:r w:rsidRPr="000B6750">
        <w:rPr>
          <w:sz w:val="16"/>
        </w:rPr>
        <w:tab/>
        <w:t xml:space="preserve">Mandel, J., 1965. Generalisation de la </w:t>
      </w:r>
      <w:proofErr w:type="spellStart"/>
      <w:r w:rsidRPr="000B6750">
        <w:rPr>
          <w:sz w:val="16"/>
        </w:rPr>
        <w:t>theorie</w:t>
      </w:r>
      <w:proofErr w:type="spellEnd"/>
      <w:r w:rsidRPr="000B6750">
        <w:rPr>
          <w:sz w:val="16"/>
        </w:rPr>
        <w:t xml:space="preserve"> de </w:t>
      </w:r>
      <w:proofErr w:type="spellStart"/>
      <w:r w:rsidRPr="000B6750">
        <w:rPr>
          <w:sz w:val="16"/>
        </w:rPr>
        <w:t>plasticite</w:t>
      </w:r>
      <w:proofErr w:type="spellEnd"/>
      <w:r w:rsidRPr="000B6750">
        <w:rPr>
          <w:sz w:val="16"/>
        </w:rPr>
        <w:t xml:space="preserve"> de w. t. </w:t>
      </w:r>
      <w:proofErr w:type="spellStart"/>
      <w:r w:rsidRPr="000B6750">
        <w:rPr>
          <w:sz w:val="16"/>
        </w:rPr>
        <w:t>koiter</w:t>
      </w:r>
      <w:proofErr w:type="spellEnd"/>
      <w:r w:rsidRPr="000B6750">
        <w:rPr>
          <w:sz w:val="16"/>
        </w:rPr>
        <w:t xml:space="preserve">. </w:t>
      </w:r>
      <w:r>
        <w:rPr>
          <w:sz w:val="16"/>
          <w:lang w:val="en-GB"/>
        </w:rPr>
        <w:t xml:space="preserve">International Journal of Solids and Structures </w:t>
      </w:r>
      <w:proofErr w:type="gramStart"/>
      <w:r>
        <w:rPr>
          <w:sz w:val="16"/>
          <w:lang w:val="en-GB"/>
        </w:rPr>
        <w:t xml:space="preserve">1,  </w:t>
      </w:r>
      <w:proofErr w:type="spellStart"/>
      <w:r>
        <w:rPr>
          <w:sz w:val="16"/>
          <w:lang w:val="en-GB"/>
        </w:rPr>
        <w:t>doi</w:t>
      </w:r>
      <w:proofErr w:type="gramEnd"/>
      <w:r>
        <w:rPr>
          <w:sz w:val="16"/>
          <w:lang w:val="en-GB"/>
        </w:rPr>
        <w:t>:https</w:t>
      </w:r>
      <w:proofErr w:type="spellEnd"/>
      <w:r>
        <w:rPr>
          <w:sz w:val="16"/>
          <w:lang w:val="en-GB"/>
        </w:rPr>
        <w:t>://doi.org/10.1016/0020-7683(65)90034-X.</w:t>
      </w:r>
    </w:p>
    <w:p w14:paraId="3F817175" w14:textId="77777777" w:rsidR="008F73E9" w:rsidRDefault="00130597">
      <w:pPr>
        <w:numPr>
          <w:ilvl w:val="0"/>
          <w:numId w:val="1"/>
        </w:numPr>
        <w:ind w:left="360" w:hanging="360"/>
        <w:jc w:val="both"/>
      </w:pPr>
      <w:r>
        <w:rPr>
          <w:sz w:val="16"/>
          <w:lang w:val="en-GB"/>
        </w:rPr>
        <w:tab/>
        <w:t xml:space="preserve">Moreno, R., </w:t>
      </w:r>
      <w:proofErr w:type="spellStart"/>
      <w:r>
        <w:rPr>
          <w:sz w:val="16"/>
          <w:lang w:val="en-GB"/>
        </w:rPr>
        <w:t>Borga</w:t>
      </w:r>
      <w:proofErr w:type="spellEnd"/>
      <w:r>
        <w:rPr>
          <w:sz w:val="16"/>
          <w:lang w:val="en-GB"/>
        </w:rPr>
        <w:t xml:space="preserve">, M., </w:t>
      </w:r>
      <w:proofErr w:type="spellStart"/>
      <w:r>
        <w:rPr>
          <w:sz w:val="16"/>
          <w:lang w:val="en-GB"/>
        </w:rPr>
        <w:t>Smedby</w:t>
      </w:r>
      <w:proofErr w:type="spellEnd"/>
      <w:r>
        <w:rPr>
          <w:sz w:val="16"/>
          <w:lang w:val="en-GB"/>
        </w:rPr>
        <w:t xml:space="preserve">, Ö., 2014. Techniques for computing fabric tensors: A review. Mathematics and </w:t>
      </w:r>
      <w:proofErr w:type="gramStart"/>
      <w:r>
        <w:rPr>
          <w:sz w:val="16"/>
          <w:lang w:val="en-GB"/>
        </w:rPr>
        <w:t>Visualization ,</w:t>
      </w:r>
      <w:proofErr w:type="gramEnd"/>
      <w:r>
        <w:rPr>
          <w:sz w:val="16"/>
          <w:lang w:val="en-GB"/>
        </w:rPr>
        <w:t xml:space="preserve"> 271–292doi:10.1007/978-3-642-54301-2_12.</w:t>
      </w:r>
    </w:p>
    <w:p w14:paraId="63EA77A8" w14:textId="77777777" w:rsidR="008F73E9" w:rsidRPr="000B6750" w:rsidRDefault="00130597">
      <w:pPr>
        <w:numPr>
          <w:ilvl w:val="0"/>
          <w:numId w:val="1"/>
        </w:numPr>
        <w:ind w:left="360" w:hanging="360"/>
        <w:jc w:val="both"/>
        <w:rPr>
          <w:lang w:val="en-US"/>
        </w:rPr>
      </w:pPr>
      <w:r w:rsidRPr="000B6750">
        <w:rPr>
          <w:sz w:val="16"/>
        </w:rPr>
        <w:tab/>
      </w:r>
      <w:proofErr w:type="spellStart"/>
      <w:r w:rsidRPr="000B6750">
        <w:rPr>
          <w:sz w:val="16"/>
        </w:rPr>
        <w:t>Pahr</w:t>
      </w:r>
      <w:proofErr w:type="spellEnd"/>
      <w:r w:rsidRPr="000B6750">
        <w:rPr>
          <w:sz w:val="16"/>
        </w:rPr>
        <w:t xml:space="preserve">, D.H., Zysset, P.K., 2009. </w:t>
      </w:r>
      <w:r>
        <w:rPr>
          <w:sz w:val="16"/>
          <w:lang w:val="en-GB"/>
        </w:rPr>
        <w:t xml:space="preserve">A comparison of enhanced continuum FE with </w:t>
      </w:r>
      <w:proofErr w:type="gramStart"/>
      <w:r>
        <w:rPr>
          <w:sz w:val="16"/>
          <w:lang w:val="en-GB"/>
        </w:rPr>
        <w:t>micro FE</w:t>
      </w:r>
      <w:proofErr w:type="gramEnd"/>
      <w:r>
        <w:rPr>
          <w:sz w:val="16"/>
          <w:lang w:val="en-GB"/>
        </w:rPr>
        <w:t xml:space="preserve"> models of human vertebral bodies. Journal of Biomechanics 42, 455–462. URL: http://www.sciencedirect.com/science/article/piiS0021929008006064, </w:t>
      </w:r>
      <w:proofErr w:type="gramStart"/>
      <w:r>
        <w:rPr>
          <w:sz w:val="16"/>
          <w:lang w:val="en-GB"/>
        </w:rPr>
        <w:t>doi:10.1016/</w:t>
      </w:r>
      <w:proofErr w:type="spellStart"/>
      <w:r>
        <w:rPr>
          <w:sz w:val="16"/>
          <w:lang w:val="en-GB"/>
        </w:rPr>
        <w:t>j.jbiomech</w:t>
      </w:r>
      <w:proofErr w:type="spellEnd"/>
      <w:proofErr w:type="gramEnd"/>
      <w:r>
        <w:rPr>
          <w:sz w:val="16"/>
          <w:lang w:val="en-GB"/>
        </w:rPr>
        <w:t>. 2008.11.028.</w:t>
      </w:r>
    </w:p>
    <w:p w14:paraId="34FD6649" w14:textId="77777777" w:rsidR="008F73E9" w:rsidRDefault="00130597">
      <w:pPr>
        <w:numPr>
          <w:ilvl w:val="0"/>
          <w:numId w:val="1"/>
        </w:numPr>
        <w:ind w:left="360" w:hanging="360"/>
        <w:jc w:val="both"/>
      </w:pPr>
      <w:r>
        <w:rPr>
          <w:sz w:val="16"/>
          <w:lang w:val="en-GB"/>
        </w:rPr>
        <w:tab/>
      </w:r>
      <w:proofErr w:type="spellStart"/>
      <w:r>
        <w:rPr>
          <w:sz w:val="16"/>
          <w:lang w:val="en-GB"/>
        </w:rPr>
        <w:t>Panyasantisuk</w:t>
      </w:r>
      <w:proofErr w:type="spellEnd"/>
      <w:r>
        <w:rPr>
          <w:sz w:val="16"/>
          <w:lang w:val="en-GB"/>
        </w:rPr>
        <w:t xml:space="preserve">, J., </w:t>
      </w:r>
      <w:proofErr w:type="spellStart"/>
      <w:r>
        <w:rPr>
          <w:sz w:val="16"/>
          <w:lang w:val="en-GB"/>
        </w:rPr>
        <w:t>Pahr</w:t>
      </w:r>
      <w:proofErr w:type="spellEnd"/>
      <w:r>
        <w:rPr>
          <w:sz w:val="16"/>
          <w:lang w:val="en-GB"/>
        </w:rPr>
        <w:t xml:space="preserve">, D.H., Gross, T., Zysset, P.K., 2015. Comparison of Mixed and Kinematic Uniform Boundary Conditions in Homogenized Elasticity of Femoral Trabecular Bone Using </w:t>
      </w:r>
      <w:proofErr w:type="spellStart"/>
      <w:r>
        <w:rPr>
          <w:sz w:val="16"/>
          <w:lang w:val="en-GB"/>
        </w:rPr>
        <w:t>Microfinite</w:t>
      </w:r>
      <w:proofErr w:type="spellEnd"/>
      <w:r>
        <w:rPr>
          <w:sz w:val="16"/>
          <w:lang w:val="en-GB"/>
        </w:rPr>
        <w:t xml:space="preserve"> Element Analyses. Journal of Biomechanical Engineering 137, 1–7. doi:10.1115/1.4028968.</w:t>
      </w:r>
    </w:p>
    <w:p w14:paraId="7849DAD4" w14:textId="77777777" w:rsidR="008F73E9" w:rsidRPr="000B6750" w:rsidRDefault="00130597">
      <w:pPr>
        <w:numPr>
          <w:ilvl w:val="0"/>
          <w:numId w:val="1"/>
        </w:numPr>
        <w:ind w:left="360" w:hanging="360"/>
        <w:jc w:val="both"/>
        <w:rPr>
          <w:lang w:val="en-US"/>
        </w:rPr>
      </w:pPr>
      <w:r>
        <w:rPr>
          <w:sz w:val="16"/>
          <w:lang w:val="en-GB"/>
        </w:rPr>
        <w:tab/>
      </w:r>
      <w:proofErr w:type="spellStart"/>
      <w:r>
        <w:rPr>
          <w:sz w:val="16"/>
          <w:lang w:val="en-GB"/>
        </w:rPr>
        <w:t>Pialat</w:t>
      </w:r>
      <w:proofErr w:type="spellEnd"/>
      <w:r>
        <w:rPr>
          <w:sz w:val="16"/>
          <w:lang w:val="en-GB"/>
        </w:rPr>
        <w:t xml:space="preserve">, J.B., Burghardt, A.J., Sode, M., Link, T.M., Majumdar, S., 2012. Visual grading of motion induced image degradation in high resolution peripheral computed tomography: Impact of image quality on measures of bone density and micro-architecture. Bone 50, 111–118. URL: http://dx.doi.org/10.1016/j.bone.2011.10.003, </w:t>
      </w:r>
      <w:proofErr w:type="gramStart"/>
      <w:r>
        <w:rPr>
          <w:sz w:val="16"/>
          <w:lang w:val="en-GB"/>
        </w:rPr>
        <w:t>doi:10.1016/j.bone</w:t>
      </w:r>
      <w:proofErr w:type="gramEnd"/>
      <w:r>
        <w:rPr>
          <w:sz w:val="16"/>
          <w:lang w:val="en-GB"/>
        </w:rPr>
        <w:t>.2011.10.003.</w:t>
      </w:r>
    </w:p>
    <w:p w14:paraId="445CEED3" w14:textId="77777777" w:rsidR="008F73E9" w:rsidRPr="000B6750" w:rsidRDefault="00130597">
      <w:pPr>
        <w:numPr>
          <w:ilvl w:val="0"/>
          <w:numId w:val="1"/>
        </w:numPr>
        <w:ind w:left="360" w:hanging="360"/>
        <w:jc w:val="both"/>
        <w:rPr>
          <w:lang w:val="en-US"/>
        </w:rPr>
      </w:pPr>
      <w:r>
        <w:rPr>
          <w:sz w:val="16"/>
          <w:lang w:val="en-GB"/>
        </w:rPr>
        <w:tab/>
      </w:r>
      <w:proofErr w:type="spellStart"/>
      <w:r w:rsidRPr="000B6750">
        <w:rPr>
          <w:sz w:val="16"/>
        </w:rPr>
        <w:t>Rolvien</w:t>
      </w:r>
      <w:proofErr w:type="spellEnd"/>
      <w:r w:rsidRPr="000B6750">
        <w:rPr>
          <w:sz w:val="16"/>
        </w:rPr>
        <w:t xml:space="preserve">, T., </w:t>
      </w:r>
      <w:proofErr w:type="spellStart"/>
      <w:r w:rsidRPr="000B6750">
        <w:rPr>
          <w:sz w:val="16"/>
        </w:rPr>
        <w:t>Stürznickel</w:t>
      </w:r>
      <w:proofErr w:type="spellEnd"/>
      <w:r w:rsidRPr="000B6750">
        <w:rPr>
          <w:sz w:val="16"/>
        </w:rPr>
        <w:t xml:space="preserve">, J., Schmidt, F.N., </w:t>
      </w:r>
      <w:proofErr w:type="spellStart"/>
      <w:r w:rsidRPr="000B6750">
        <w:rPr>
          <w:sz w:val="16"/>
        </w:rPr>
        <w:t>Butscheidt</w:t>
      </w:r>
      <w:proofErr w:type="spellEnd"/>
      <w:r w:rsidRPr="000B6750">
        <w:rPr>
          <w:sz w:val="16"/>
        </w:rPr>
        <w:t xml:space="preserve">, S., Schmidt, T., Busse, B., </w:t>
      </w:r>
      <w:proofErr w:type="spellStart"/>
      <w:r w:rsidRPr="000B6750">
        <w:rPr>
          <w:sz w:val="16"/>
        </w:rPr>
        <w:t>Mundlos</w:t>
      </w:r>
      <w:proofErr w:type="spellEnd"/>
      <w:r w:rsidRPr="000B6750">
        <w:rPr>
          <w:sz w:val="16"/>
        </w:rPr>
        <w:t xml:space="preserve">, S., </w:t>
      </w:r>
      <w:proofErr w:type="spellStart"/>
      <w:r w:rsidRPr="000B6750">
        <w:rPr>
          <w:sz w:val="16"/>
        </w:rPr>
        <w:t>Schinke</w:t>
      </w:r>
      <w:proofErr w:type="spellEnd"/>
      <w:r w:rsidRPr="000B6750">
        <w:rPr>
          <w:sz w:val="16"/>
        </w:rPr>
        <w:t xml:space="preserve">, T., Kornak, U., </w:t>
      </w:r>
      <w:proofErr w:type="spellStart"/>
      <w:r w:rsidRPr="000B6750">
        <w:rPr>
          <w:sz w:val="16"/>
        </w:rPr>
        <w:t>Amling</w:t>
      </w:r>
      <w:proofErr w:type="spellEnd"/>
      <w:r w:rsidRPr="000B6750">
        <w:rPr>
          <w:sz w:val="16"/>
        </w:rPr>
        <w:t xml:space="preserve">, M., Oheim, R., 2018. </w:t>
      </w:r>
      <w:r>
        <w:rPr>
          <w:sz w:val="16"/>
          <w:lang w:val="en-GB"/>
        </w:rPr>
        <w:t>Comparison of Bone Microarchitecture Between Adult Osteogenesis Imperfecta and Early-Onset Osteoporosis. Calcified Tissue International 103, 512–521. URL: http://dx.doi.org/10.1007/s00223-018-0447-8, doi:10.1007/s00223-018-0447-8.</w:t>
      </w:r>
    </w:p>
    <w:p w14:paraId="3C42FF93" w14:textId="77777777" w:rsidR="008F73E9" w:rsidRPr="000B6750" w:rsidRDefault="00130597">
      <w:pPr>
        <w:numPr>
          <w:ilvl w:val="0"/>
          <w:numId w:val="1"/>
        </w:numPr>
        <w:ind w:left="360" w:hanging="360"/>
        <w:jc w:val="both"/>
        <w:rPr>
          <w:lang w:val="en-US"/>
        </w:rPr>
      </w:pPr>
      <w:r>
        <w:rPr>
          <w:sz w:val="16"/>
          <w:lang w:val="en-GB"/>
        </w:rPr>
        <w:tab/>
        <w:t xml:space="preserve">Schenk, D., Mathis, A., Lippuner, K., Zysset, P., 2020. In vivo repeatability of homogenized finite element analysis based on multiple HR-pQCT sections for assessment of distal radius and tibia strength. Bone 141, 115575. URL: https://doi.org/10.1016/j.bone. 2020.115575, </w:t>
      </w:r>
      <w:proofErr w:type="gramStart"/>
      <w:r>
        <w:rPr>
          <w:sz w:val="16"/>
          <w:lang w:val="en-GB"/>
        </w:rPr>
        <w:t>doi:10.1016/j.bone</w:t>
      </w:r>
      <w:proofErr w:type="gramEnd"/>
      <w:r>
        <w:rPr>
          <w:sz w:val="16"/>
          <w:lang w:val="en-GB"/>
        </w:rPr>
        <w:t>.2020.115575.</w:t>
      </w:r>
    </w:p>
    <w:p w14:paraId="71538BF5" w14:textId="77777777" w:rsidR="008F73E9" w:rsidRDefault="00130597">
      <w:pPr>
        <w:numPr>
          <w:ilvl w:val="0"/>
          <w:numId w:val="1"/>
        </w:numPr>
        <w:ind w:left="360" w:hanging="360"/>
        <w:jc w:val="both"/>
      </w:pPr>
      <w:r>
        <w:rPr>
          <w:sz w:val="16"/>
          <w:lang w:val="en-GB"/>
        </w:rPr>
        <w:tab/>
      </w:r>
      <w:proofErr w:type="spellStart"/>
      <w:r>
        <w:rPr>
          <w:sz w:val="16"/>
          <w:lang w:val="en-GB"/>
        </w:rPr>
        <w:t>Scheres</w:t>
      </w:r>
      <w:proofErr w:type="spellEnd"/>
      <w:r>
        <w:rPr>
          <w:sz w:val="16"/>
          <w:lang w:val="en-GB"/>
        </w:rPr>
        <w:t xml:space="preserve">, L.J., van Dijk, F.S., </w:t>
      </w:r>
      <w:proofErr w:type="spellStart"/>
      <w:r>
        <w:rPr>
          <w:sz w:val="16"/>
          <w:lang w:val="en-GB"/>
        </w:rPr>
        <w:t>Harsevoort</w:t>
      </w:r>
      <w:proofErr w:type="spellEnd"/>
      <w:r>
        <w:rPr>
          <w:sz w:val="16"/>
          <w:lang w:val="en-GB"/>
        </w:rPr>
        <w:t xml:space="preserve">, A.J., van Dijk, A.T., </w:t>
      </w:r>
      <w:proofErr w:type="spellStart"/>
      <w:r>
        <w:rPr>
          <w:sz w:val="16"/>
          <w:lang w:val="en-GB"/>
        </w:rPr>
        <w:t>Dommisse</w:t>
      </w:r>
      <w:proofErr w:type="spellEnd"/>
      <w:r>
        <w:rPr>
          <w:sz w:val="16"/>
          <w:lang w:val="en-GB"/>
        </w:rPr>
        <w:t xml:space="preserve">, A.M., Janus, G.J., Franken, A.A., 2018. Adults with osteogenesis imperfecta: Clinical characteristics of 151 patients with a focus on bisphosphonate use and bone density measurements. Bone Reports 8, 168–172. URL: https://doi.org/10.1016/j.bonr.2018.04.009, </w:t>
      </w:r>
      <w:proofErr w:type="gramStart"/>
      <w:r>
        <w:rPr>
          <w:sz w:val="16"/>
          <w:lang w:val="en-GB"/>
        </w:rPr>
        <w:t>doi:10.1016/j.bonr</w:t>
      </w:r>
      <w:proofErr w:type="gramEnd"/>
      <w:r>
        <w:rPr>
          <w:sz w:val="16"/>
          <w:lang w:val="en-GB"/>
        </w:rPr>
        <w:t>.2018.04.009.</w:t>
      </w:r>
    </w:p>
    <w:p w14:paraId="2D2D22E0" w14:textId="77777777" w:rsidR="008F73E9" w:rsidRDefault="00130597">
      <w:pPr>
        <w:numPr>
          <w:ilvl w:val="0"/>
          <w:numId w:val="1"/>
        </w:numPr>
        <w:ind w:left="360" w:hanging="360"/>
        <w:jc w:val="both"/>
      </w:pPr>
      <w:r>
        <w:rPr>
          <w:sz w:val="16"/>
          <w:lang w:val="en-GB"/>
        </w:rPr>
        <w:tab/>
      </w:r>
      <w:proofErr w:type="spellStart"/>
      <w:r>
        <w:rPr>
          <w:sz w:val="16"/>
          <w:lang w:val="en-GB"/>
        </w:rPr>
        <w:t>Sillence</w:t>
      </w:r>
      <w:proofErr w:type="spellEnd"/>
      <w:r>
        <w:rPr>
          <w:sz w:val="16"/>
          <w:lang w:val="en-GB"/>
        </w:rPr>
        <w:t xml:space="preserve">, D.O., </w:t>
      </w:r>
      <w:proofErr w:type="spellStart"/>
      <w:r>
        <w:rPr>
          <w:sz w:val="16"/>
          <w:lang w:val="en-GB"/>
        </w:rPr>
        <w:t>Senn</w:t>
      </w:r>
      <w:proofErr w:type="spellEnd"/>
      <w:r>
        <w:rPr>
          <w:sz w:val="16"/>
          <w:lang w:val="en-GB"/>
        </w:rPr>
        <w:t xml:space="preserve">, A., </w:t>
      </w:r>
      <w:proofErr w:type="spellStart"/>
      <w:r>
        <w:rPr>
          <w:sz w:val="16"/>
          <w:lang w:val="en-GB"/>
        </w:rPr>
        <w:t>Danks</w:t>
      </w:r>
      <w:proofErr w:type="spellEnd"/>
      <w:r>
        <w:rPr>
          <w:sz w:val="16"/>
          <w:lang w:val="en-GB"/>
        </w:rPr>
        <w:t>, D.M., 1979. Genetic heterogeneity in osteogenesis imperfecta. Journal of Medical Genetics 16, 101–116. doi:10.1136/jmg.16.2.101.</w:t>
      </w:r>
    </w:p>
    <w:p w14:paraId="379FC25E" w14:textId="77777777" w:rsidR="008F73E9" w:rsidRPr="000B6750" w:rsidRDefault="00130597">
      <w:pPr>
        <w:numPr>
          <w:ilvl w:val="0"/>
          <w:numId w:val="1"/>
        </w:numPr>
        <w:ind w:left="360" w:hanging="360"/>
        <w:jc w:val="both"/>
        <w:rPr>
          <w:lang w:val="en-US"/>
        </w:rPr>
      </w:pPr>
      <w:r>
        <w:rPr>
          <w:sz w:val="16"/>
          <w:lang w:val="en-GB"/>
        </w:rPr>
        <w:tab/>
      </w:r>
      <w:proofErr w:type="spellStart"/>
      <w:r>
        <w:rPr>
          <w:sz w:val="16"/>
          <w:lang w:val="en-GB"/>
        </w:rPr>
        <w:t>Tournis</w:t>
      </w:r>
      <w:proofErr w:type="spellEnd"/>
      <w:r>
        <w:rPr>
          <w:sz w:val="16"/>
          <w:lang w:val="en-GB"/>
        </w:rPr>
        <w:t xml:space="preserve">, S., Dede, A.D., 2018. Osteogenesis imperfecta A clinical update. Metabolism: Clinical and Experimental 80, 27–37. URL: https://doi.org/10.1016/j.metabol.2017.06.001, </w:t>
      </w:r>
      <w:proofErr w:type="gramStart"/>
      <w:r>
        <w:rPr>
          <w:sz w:val="16"/>
          <w:lang w:val="en-GB"/>
        </w:rPr>
        <w:t>doi:10.1016/j.metabol</w:t>
      </w:r>
      <w:proofErr w:type="gramEnd"/>
      <w:r>
        <w:rPr>
          <w:sz w:val="16"/>
          <w:lang w:val="en-GB"/>
        </w:rPr>
        <w:t>.2017.06.001.</w:t>
      </w:r>
    </w:p>
    <w:p w14:paraId="06F06592" w14:textId="77777777" w:rsidR="008F73E9" w:rsidRDefault="00130597">
      <w:pPr>
        <w:numPr>
          <w:ilvl w:val="0"/>
          <w:numId w:val="1"/>
        </w:numPr>
        <w:ind w:left="360" w:hanging="360"/>
        <w:jc w:val="both"/>
      </w:pPr>
      <w:r>
        <w:rPr>
          <w:sz w:val="16"/>
          <w:lang w:val="en-GB"/>
        </w:rPr>
        <w:tab/>
      </w:r>
      <w:r w:rsidRPr="000B6750">
        <w:rPr>
          <w:sz w:val="16"/>
        </w:rPr>
        <w:t xml:space="preserve">Varga, P., </w:t>
      </w:r>
      <w:proofErr w:type="spellStart"/>
      <w:r w:rsidRPr="000B6750">
        <w:rPr>
          <w:sz w:val="16"/>
        </w:rPr>
        <w:t>Dall’Ara</w:t>
      </w:r>
      <w:proofErr w:type="spellEnd"/>
      <w:r w:rsidRPr="000B6750">
        <w:rPr>
          <w:sz w:val="16"/>
        </w:rPr>
        <w:t xml:space="preserve">, E., </w:t>
      </w:r>
      <w:proofErr w:type="spellStart"/>
      <w:r w:rsidRPr="000B6750">
        <w:rPr>
          <w:sz w:val="16"/>
        </w:rPr>
        <w:t>Pahr</w:t>
      </w:r>
      <w:proofErr w:type="spellEnd"/>
      <w:r w:rsidRPr="000B6750">
        <w:rPr>
          <w:sz w:val="16"/>
        </w:rPr>
        <w:t xml:space="preserve">, D.H., </w:t>
      </w:r>
      <w:proofErr w:type="spellStart"/>
      <w:r w:rsidRPr="000B6750">
        <w:rPr>
          <w:sz w:val="16"/>
        </w:rPr>
        <w:t>Pretterklieber</w:t>
      </w:r>
      <w:proofErr w:type="spellEnd"/>
      <w:r w:rsidRPr="000B6750">
        <w:rPr>
          <w:sz w:val="16"/>
        </w:rPr>
        <w:t xml:space="preserve">, M., Zysset, P.K., 2011. </w:t>
      </w:r>
      <w:r>
        <w:rPr>
          <w:sz w:val="16"/>
          <w:lang w:val="en-GB"/>
        </w:rPr>
        <w:t xml:space="preserve">Validation of an HR-pQCT-based homogenized finite element approach using mechanical testing of ultra-distal radius sections. Biomechanics and </w:t>
      </w:r>
      <w:proofErr w:type="spellStart"/>
      <w:r>
        <w:rPr>
          <w:sz w:val="16"/>
          <w:lang w:val="en-GB"/>
        </w:rPr>
        <w:t>Modeling</w:t>
      </w:r>
      <w:proofErr w:type="spellEnd"/>
      <w:r>
        <w:rPr>
          <w:sz w:val="16"/>
          <w:lang w:val="en-GB"/>
        </w:rPr>
        <w:t xml:space="preserve"> </w:t>
      </w:r>
      <w:proofErr w:type="gramStart"/>
      <w:r>
        <w:rPr>
          <w:sz w:val="16"/>
          <w:lang w:val="en-GB"/>
        </w:rPr>
        <w:t>in  Mechanobiology</w:t>
      </w:r>
      <w:proofErr w:type="gramEnd"/>
      <w:r>
        <w:rPr>
          <w:sz w:val="16"/>
          <w:lang w:val="en-GB"/>
        </w:rPr>
        <w:t xml:space="preserve"> 10, 431–444. doi:10.1007/s10237-010-0245-3.</w:t>
      </w:r>
    </w:p>
    <w:p w14:paraId="4F754836" w14:textId="77777777" w:rsidR="008F73E9" w:rsidRDefault="00130597">
      <w:pPr>
        <w:numPr>
          <w:ilvl w:val="0"/>
          <w:numId w:val="1"/>
        </w:numPr>
        <w:ind w:left="360" w:hanging="360"/>
        <w:jc w:val="both"/>
      </w:pPr>
      <w:r w:rsidRPr="000B6750">
        <w:rPr>
          <w:sz w:val="16"/>
        </w:rPr>
        <w:tab/>
        <w:t xml:space="preserve">Whittier, D.E., Boyd, S.K., Burghardt, A.J., </w:t>
      </w:r>
      <w:proofErr w:type="spellStart"/>
      <w:r w:rsidRPr="000B6750">
        <w:rPr>
          <w:sz w:val="16"/>
        </w:rPr>
        <w:t>Paccou</w:t>
      </w:r>
      <w:proofErr w:type="spellEnd"/>
      <w:r w:rsidRPr="000B6750">
        <w:rPr>
          <w:sz w:val="16"/>
        </w:rPr>
        <w:t xml:space="preserve">, J., Ghasem-Zadeh, A., </w:t>
      </w:r>
      <w:proofErr w:type="spellStart"/>
      <w:r w:rsidRPr="000B6750">
        <w:rPr>
          <w:sz w:val="16"/>
        </w:rPr>
        <w:t>Chapurlat</w:t>
      </w:r>
      <w:proofErr w:type="spellEnd"/>
      <w:r w:rsidRPr="000B6750">
        <w:rPr>
          <w:sz w:val="16"/>
        </w:rPr>
        <w:t xml:space="preserve">, R., Engelke, K., </w:t>
      </w:r>
      <w:proofErr w:type="spellStart"/>
      <w:r w:rsidRPr="000B6750">
        <w:rPr>
          <w:sz w:val="16"/>
        </w:rPr>
        <w:t>Bouxsein</w:t>
      </w:r>
      <w:proofErr w:type="spellEnd"/>
      <w:r w:rsidRPr="000B6750">
        <w:rPr>
          <w:sz w:val="16"/>
        </w:rPr>
        <w:t xml:space="preserve">, M.L., 2020. </w:t>
      </w:r>
      <w:r>
        <w:rPr>
          <w:sz w:val="16"/>
          <w:lang w:val="en-GB"/>
        </w:rPr>
        <w:t>Guidelines for the assessment of bone density and microarchitecture in vivo using high-resolution peripheral quantitative computed tomography. Osteoporosis International 31, 1607–1627. doi:10.1007/s00198-020-05438-5.</w:t>
      </w:r>
    </w:p>
    <w:p w14:paraId="616025F8" w14:textId="77777777" w:rsidR="008F73E9" w:rsidRDefault="00130597">
      <w:pPr>
        <w:numPr>
          <w:ilvl w:val="0"/>
          <w:numId w:val="1"/>
        </w:numPr>
        <w:ind w:left="360" w:hanging="360"/>
        <w:jc w:val="both"/>
      </w:pPr>
      <w:r>
        <w:rPr>
          <w:sz w:val="16"/>
          <w:lang w:val="en-GB"/>
        </w:rPr>
        <w:tab/>
        <w:t xml:space="preserve">Zysset, P.K., </w:t>
      </w:r>
      <w:proofErr w:type="spellStart"/>
      <w:r>
        <w:rPr>
          <w:sz w:val="16"/>
          <w:lang w:val="en-GB"/>
        </w:rPr>
        <w:t>Curnier</w:t>
      </w:r>
      <w:proofErr w:type="spellEnd"/>
      <w:r>
        <w:rPr>
          <w:sz w:val="16"/>
          <w:lang w:val="en-GB"/>
        </w:rPr>
        <w:t>, A., 1995. An alternative model for anisotropic elasticity based on fabric tensors. Mechanics of Materials 21, 243–250. doi:10.1016/0167-6636(95)00018-6.</w:t>
      </w:r>
    </w:p>
    <w:p w14:paraId="409D7994" w14:textId="77777777" w:rsidR="008F73E9" w:rsidRDefault="00130597">
      <w:pPr>
        <w:numPr>
          <w:ilvl w:val="0"/>
          <w:numId w:val="1"/>
        </w:numPr>
        <w:ind w:left="360" w:hanging="360"/>
        <w:jc w:val="both"/>
      </w:pPr>
      <w:r>
        <w:rPr>
          <w:sz w:val="16"/>
          <w:lang w:val="en-GB"/>
        </w:rPr>
        <w:tab/>
        <w:t xml:space="preserve">Zysset, P.K., Goulet, R.W., Hollister, S.J., 1998. A global relationship between trabecular bone morphology and homogenized </w:t>
      </w:r>
      <w:proofErr w:type="spellStart"/>
      <w:r>
        <w:rPr>
          <w:sz w:val="16"/>
          <w:lang w:val="en-GB"/>
        </w:rPr>
        <w:t>elasticproperties</w:t>
      </w:r>
      <w:proofErr w:type="spellEnd"/>
      <w:r>
        <w:rPr>
          <w:sz w:val="16"/>
          <w:lang w:val="en-GB"/>
        </w:rPr>
        <w:t>. Journal of Biomechanical Engineering 120, 640–646. doi:10.1115/1.2834756.</w:t>
      </w:r>
    </w:p>
    <w:sectPr w:rsidR="008F73E9" w:rsidSect="000B6750">
      <w:type w:val="continuous"/>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Schenk, Denis Elia (ARTORG)" w:date="2021-05-21T09:42:00Z" w:initials="SDE(">
    <w:p w14:paraId="0C05DCEA" w14:textId="49453A68" w:rsidR="000B6750" w:rsidRPr="000B6750" w:rsidRDefault="000B6750">
      <w:pPr>
        <w:pStyle w:val="Kommentartext"/>
        <w:rPr>
          <w:lang w:val="en-US"/>
        </w:rPr>
      </w:pPr>
      <w:r>
        <w:rPr>
          <w:rStyle w:val="Kommentarzeichen"/>
        </w:rPr>
        <w:annotationRef/>
      </w:r>
      <w:r w:rsidRPr="000B6750">
        <w:rPr>
          <w:lang w:val="en-US"/>
        </w:rPr>
        <w:t xml:space="preserve">Not clear that these were cubes (later used for </w:t>
      </w:r>
      <w:r>
        <w:rPr>
          <w:lang w:val="en-US"/>
        </w:rPr>
        <w:t>FE stiffness analysis)</w:t>
      </w:r>
    </w:p>
  </w:comment>
  <w:comment w:id="19" w:author="Schenk, Denis Elia (ARTORG)" w:date="2021-05-21T09:41:00Z" w:initials="SDE(">
    <w:p w14:paraId="261376BC" w14:textId="25BE2E60" w:rsidR="000B6750" w:rsidRPr="000B6750" w:rsidRDefault="000B6750">
      <w:pPr>
        <w:pStyle w:val="Kommentartext"/>
        <w:rPr>
          <w:lang w:val="en-US"/>
        </w:rPr>
      </w:pPr>
      <w:r>
        <w:rPr>
          <w:rStyle w:val="Kommentarzeichen"/>
        </w:rPr>
        <w:annotationRef/>
      </w:r>
      <w:r w:rsidRPr="000B6750">
        <w:rPr>
          <w:lang w:val="en-US"/>
        </w:rPr>
        <w:t>What do you mean by age and gender matching?</w:t>
      </w:r>
    </w:p>
  </w:comment>
  <w:comment w:id="20" w:author="Schenk, Denis Elia (ARTORG)" w:date="2021-05-21T09:42:00Z" w:initials="SDE(">
    <w:p w14:paraId="7FDE7D6C" w14:textId="739D3514" w:rsidR="000B6750" w:rsidRPr="000858D0" w:rsidRDefault="000B6750">
      <w:pPr>
        <w:pStyle w:val="Kommentartext"/>
        <w:rPr>
          <w:lang w:val="en-US"/>
        </w:rPr>
      </w:pPr>
      <w:r>
        <w:rPr>
          <w:rStyle w:val="Kommentarzeichen"/>
        </w:rPr>
        <w:annotationRef/>
      </w:r>
      <w:r w:rsidRPr="000858D0">
        <w:rPr>
          <w:lang w:val="en-US"/>
        </w:rPr>
        <w:t>What method? Be more specific</w:t>
      </w:r>
    </w:p>
  </w:comment>
  <w:comment w:id="21" w:author="Schenk, Denis Elia (ARTORG)" w:date="2021-05-21T09:43:00Z" w:initials="SDE(">
    <w:p w14:paraId="7A1B4030" w14:textId="2736FA6A" w:rsidR="00570D39" w:rsidRPr="00570D39" w:rsidRDefault="00570D39">
      <w:pPr>
        <w:pStyle w:val="Kommentartext"/>
        <w:rPr>
          <w:lang w:val="en-US"/>
        </w:rPr>
      </w:pPr>
      <w:r>
        <w:rPr>
          <w:rStyle w:val="Kommentarzeichen"/>
        </w:rPr>
        <w:annotationRef/>
      </w:r>
      <w:r w:rsidRPr="00570D39">
        <w:rPr>
          <w:lang w:val="en-US"/>
        </w:rPr>
        <w:t>Not clear what this sentence means</w:t>
      </w:r>
    </w:p>
  </w:comment>
  <w:comment w:id="23" w:author="Schenk, Denis Elia (ARTORG)" w:date="2021-05-21T09:44:00Z" w:initials="SDE(">
    <w:p w14:paraId="03318BF4" w14:textId="41ECB8D4" w:rsidR="00570D39" w:rsidRPr="000858D0" w:rsidRDefault="00570D39">
      <w:pPr>
        <w:pStyle w:val="Kommentartext"/>
        <w:rPr>
          <w:lang w:val="en-US"/>
        </w:rPr>
      </w:pPr>
      <w:r>
        <w:rPr>
          <w:rStyle w:val="Kommentarzeichen"/>
        </w:rPr>
        <w:annotationRef/>
      </w:r>
      <w:r w:rsidRPr="000858D0">
        <w:rPr>
          <w:lang w:val="en-US"/>
        </w:rPr>
        <w:t>both</w:t>
      </w:r>
    </w:p>
  </w:comment>
  <w:comment w:id="22" w:author="Schenk, Denis Elia (ARTORG)" w:date="2021-05-21T09:45:00Z" w:initials="SDE(">
    <w:p w14:paraId="5B81F51B" w14:textId="1951CA63" w:rsidR="00570D39" w:rsidRPr="00570D39" w:rsidRDefault="00570D39">
      <w:pPr>
        <w:pStyle w:val="Kommentartext"/>
        <w:rPr>
          <w:lang w:val="en-US"/>
        </w:rPr>
      </w:pPr>
      <w:r>
        <w:rPr>
          <w:rStyle w:val="Kommentarzeichen"/>
        </w:rPr>
        <w:annotationRef/>
      </w:r>
      <w:r w:rsidRPr="00570D39">
        <w:rPr>
          <w:lang w:val="en-US"/>
        </w:rPr>
        <w:t>This part is not clear. Please try to reformulate. Be very specific in what happens after what</w:t>
      </w:r>
      <w:r>
        <w:rPr>
          <w:lang w:val="en-US"/>
        </w:rPr>
        <w:t>.</w:t>
      </w:r>
    </w:p>
  </w:comment>
  <w:comment w:id="35" w:author="Schenk, Denis Elia (ARTORG)" w:date="2021-05-21T09:49:00Z" w:initials="SDE(">
    <w:p w14:paraId="08834E43" w14:textId="0BFBDAC8" w:rsidR="00570D39" w:rsidRPr="00570D39" w:rsidRDefault="00570D39">
      <w:pPr>
        <w:pStyle w:val="Kommentartext"/>
        <w:rPr>
          <w:lang w:val="en-US"/>
        </w:rPr>
      </w:pPr>
      <w:r>
        <w:rPr>
          <w:rStyle w:val="Kommentarzeichen"/>
        </w:rPr>
        <w:annotationRef/>
      </w:r>
      <w:r w:rsidRPr="00570D39">
        <w:rPr>
          <w:lang w:val="en-US"/>
        </w:rPr>
        <w:t xml:space="preserve">Compared to what? It’s obvious, I know, but we have </w:t>
      </w:r>
      <w:proofErr w:type="spellStart"/>
      <w:r w:rsidRPr="00570D39">
        <w:rPr>
          <w:lang w:val="en-US"/>
        </w:rPr>
        <w:t>tob</w:t>
      </w:r>
      <w:proofErr w:type="spellEnd"/>
      <w:r w:rsidRPr="00570D39">
        <w:rPr>
          <w:lang w:val="en-US"/>
        </w:rPr>
        <w:t xml:space="preserve"> e precise in writing</w:t>
      </w:r>
      <w:r>
        <w:rPr>
          <w:lang w:val="en-US"/>
        </w:rPr>
        <w:t xml:space="preserve">. </w:t>
      </w:r>
    </w:p>
  </w:comment>
  <w:comment w:id="38" w:author="Schenk, Denis Elia (ARTORG)" w:date="2021-05-21T09:51:00Z" w:initials="SDE(">
    <w:p w14:paraId="788A9B9B" w14:textId="103F68F0" w:rsidR="00570D39" w:rsidRPr="00570D39" w:rsidRDefault="00570D39">
      <w:pPr>
        <w:pStyle w:val="Kommentartext"/>
        <w:rPr>
          <w:lang w:val="en-US"/>
        </w:rPr>
      </w:pPr>
      <w:r>
        <w:rPr>
          <w:rStyle w:val="Kommentarzeichen"/>
        </w:rPr>
        <w:annotationRef/>
      </w:r>
      <w:r w:rsidRPr="00570D39">
        <w:rPr>
          <w:lang w:val="en-US"/>
        </w:rPr>
        <w:t xml:space="preserve">This is good, try to do it </w:t>
      </w:r>
      <w:r>
        <w:rPr>
          <w:lang w:val="en-US"/>
        </w:rPr>
        <w:t>like this everywhere.</w:t>
      </w:r>
    </w:p>
  </w:comment>
  <w:comment w:id="43" w:author="Schenk, Denis Elia (ARTORG)" w:date="2021-05-21T09:52:00Z" w:initials="SDE(">
    <w:p w14:paraId="57BB35FA" w14:textId="30BFDC6B" w:rsidR="00570D39" w:rsidRPr="00570D39" w:rsidRDefault="00570D39">
      <w:pPr>
        <w:pStyle w:val="Kommentartext"/>
        <w:rPr>
          <w:lang w:val="en-US"/>
        </w:rPr>
      </w:pPr>
      <w:r>
        <w:rPr>
          <w:rStyle w:val="Kommentarzeichen"/>
        </w:rPr>
        <w:annotationRef/>
      </w:r>
      <w:r w:rsidRPr="00570D39">
        <w:rPr>
          <w:lang w:val="en-US"/>
        </w:rPr>
        <w:t xml:space="preserve">Not only the study of </w:t>
      </w:r>
      <w:proofErr w:type="spellStart"/>
      <w:r w:rsidRPr="00570D39">
        <w:rPr>
          <w:lang w:val="en-US"/>
        </w:rPr>
        <w:t>jarunan</w:t>
      </w:r>
      <w:proofErr w:type="spellEnd"/>
      <w:r w:rsidRPr="00570D39">
        <w:rPr>
          <w:lang w:val="en-US"/>
        </w:rPr>
        <w:t>?</w:t>
      </w:r>
    </w:p>
  </w:comment>
  <w:comment w:id="56" w:author="Schenk, Denis Elia (ARTORG)" w:date="2021-05-21T09:55:00Z" w:initials="SDE(">
    <w:p w14:paraId="0F4A25C5" w14:textId="457427B3" w:rsidR="00C03B04" w:rsidRPr="00C03B04" w:rsidRDefault="00C03B04">
      <w:pPr>
        <w:pStyle w:val="Kommentartext"/>
        <w:rPr>
          <w:lang w:val="en-US"/>
        </w:rPr>
      </w:pPr>
      <w:r>
        <w:rPr>
          <w:rStyle w:val="Kommentarzeichen"/>
        </w:rPr>
        <w:annotationRef/>
      </w:r>
      <w:r>
        <w:rPr>
          <w:lang w:val="en-US"/>
        </w:rPr>
        <w:t>I would delete that sentence. This becomes clear with the next sentences.</w:t>
      </w:r>
    </w:p>
  </w:comment>
  <w:comment w:id="63" w:author="Schenk, Denis Elia (ARTORG)" w:date="2021-05-21T09:57:00Z" w:initials="SDE(">
    <w:p w14:paraId="5AA043BD" w14:textId="6E8C86B5" w:rsidR="00C03B04" w:rsidRPr="00C03B04" w:rsidRDefault="00C03B04">
      <w:pPr>
        <w:pStyle w:val="Kommentartext"/>
        <w:rPr>
          <w:lang w:val="en-US"/>
        </w:rPr>
      </w:pPr>
      <w:r>
        <w:rPr>
          <w:rStyle w:val="Kommentarzeichen"/>
        </w:rPr>
        <w:annotationRef/>
      </w:r>
      <w:r w:rsidRPr="00C03B04">
        <w:rPr>
          <w:lang w:val="en-US"/>
        </w:rPr>
        <w:t>I don’t know the abbreviation by heart</w:t>
      </w:r>
    </w:p>
  </w:comment>
  <w:comment w:id="79" w:author="Schenk, Denis Elia (ARTORG)" w:date="2021-05-21T09:59:00Z" w:initials="SDE(">
    <w:p w14:paraId="0437EC67" w14:textId="7CA19C68" w:rsidR="00C03B04" w:rsidRPr="00C03B04" w:rsidRDefault="00C03B04">
      <w:pPr>
        <w:pStyle w:val="Kommentartext"/>
        <w:rPr>
          <w:lang w:val="en-US"/>
        </w:rPr>
      </w:pPr>
      <w:r>
        <w:rPr>
          <w:rStyle w:val="Kommentarzeichen"/>
        </w:rPr>
        <w:annotationRef/>
      </w:r>
      <w:r w:rsidRPr="00C03B04">
        <w:rPr>
          <w:lang w:val="en-US"/>
        </w:rPr>
        <w:t xml:space="preserve">Do you really obtain microstructure from a scanner? =) I would rather say you generate a </w:t>
      </w:r>
      <w:r>
        <w:rPr>
          <w:lang w:val="en-US"/>
        </w:rPr>
        <w:t>CT scan.</w:t>
      </w:r>
    </w:p>
  </w:comment>
  <w:comment w:id="86" w:author="Schenk, Denis Elia (ARTORG)" w:date="2021-05-21T10:01:00Z" w:initials="SDE(">
    <w:p w14:paraId="27DE2AEE" w14:textId="24F76E26" w:rsidR="00C03B04" w:rsidRPr="00C03B04" w:rsidRDefault="00C03B04">
      <w:pPr>
        <w:pStyle w:val="Kommentartext"/>
        <w:rPr>
          <w:lang w:val="en-US"/>
        </w:rPr>
      </w:pPr>
      <w:r>
        <w:rPr>
          <w:rStyle w:val="Kommentarzeichen"/>
        </w:rPr>
        <w:annotationRef/>
      </w:r>
      <w:r w:rsidRPr="00C03B04">
        <w:rPr>
          <w:lang w:val="en-US"/>
        </w:rPr>
        <w:t>Well, we use the cortical compartment to...</w:t>
      </w:r>
    </w:p>
  </w:comment>
  <w:comment w:id="87" w:author="Schenk, Denis Elia (ARTORG)" w:date="2021-05-21T10:01:00Z" w:initials="SDE(">
    <w:p w14:paraId="43497AE6" w14:textId="59DF3302" w:rsidR="00C03B04" w:rsidRPr="00C03B04" w:rsidRDefault="00C03B04">
      <w:pPr>
        <w:pStyle w:val="Kommentartext"/>
        <w:rPr>
          <w:lang w:val="en-US"/>
        </w:rPr>
      </w:pPr>
      <w:r>
        <w:rPr>
          <w:rStyle w:val="Kommentarzeichen"/>
        </w:rPr>
        <w:annotationRef/>
      </w:r>
      <w:r w:rsidRPr="00C03B04">
        <w:rPr>
          <w:lang w:val="en-US"/>
        </w:rPr>
        <w:t xml:space="preserve">I don’t understand this sentence. </w:t>
      </w:r>
    </w:p>
  </w:comment>
  <w:comment w:id="101" w:author="Schenk, Denis Elia (ARTORG)" w:date="2021-05-21T11:05:00Z" w:initials="SDE(">
    <w:p w14:paraId="0DB53219" w14:textId="220CD743" w:rsidR="0012090D" w:rsidRPr="0012090D" w:rsidRDefault="0012090D">
      <w:pPr>
        <w:pStyle w:val="Kommentartext"/>
        <w:rPr>
          <w:lang w:val="en-US"/>
        </w:rPr>
      </w:pPr>
      <w:r>
        <w:rPr>
          <w:rStyle w:val="Kommentarzeichen"/>
        </w:rPr>
        <w:annotationRef/>
      </w:r>
      <w:r w:rsidRPr="0012090D">
        <w:rPr>
          <w:lang w:val="en-US"/>
        </w:rPr>
        <w:t xml:space="preserve">The methods section is quite complex to read in general. You are constantly switching between </w:t>
      </w:r>
      <w:proofErr w:type="spellStart"/>
      <w:r w:rsidRPr="0012090D">
        <w:rPr>
          <w:lang w:val="en-US"/>
        </w:rPr>
        <w:t>presend</w:t>
      </w:r>
      <w:proofErr w:type="spellEnd"/>
      <w:r w:rsidRPr="0012090D">
        <w:rPr>
          <w:lang w:val="en-US"/>
        </w:rPr>
        <w:t xml:space="preserve"> and past tense. </w:t>
      </w:r>
      <w:proofErr w:type="spellStart"/>
      <w:r w:rsidRPr="0012090D">
        <w:rPr>
          <w:lang w:val="en-US"/>
        </w:rPr>
        <w:t>Ist</w:t>
      </w:r>
      <w:proofErr w:type="spellEnd"/>
      <w:r w:rsidRPr="0012090D">
        <w:rPr>
          <w:lang w:val="en-US"/>
        </w:rPr>
        <w:t xml:space="preserve"> easier to read if you just write consistently in </w:t>
      </w:r>
      <w:proofErr w:type="gramStart"/>
      <w:r>
        <w:rPr>
          <w:lang w:val="en-US"/>
        </w:rPr>
        <w:t>e.g.</w:t>
      </w:r>
      <w:proofErr w:type="gramEnd"/>
      <w:r>
        <w:rPr>
          <w:lang w:val="en-US"/>
        </w:rPr>
        <w:t xml:space="preserve"> </w:t>
      </w:r>
      <w:r w:rsidRPr="0012090D">
        <w:rPr>
          <w:lang w:val="en-US"/>
        </w:rPr>
        <w:t>past tense.</w:t>
      </w:r>
      <w:r>
        <w:rPr>
          <w:lang w:val="en-US"/>
        </w:rPr>
        <w:t xml:space="preserve"> </w:t>
      </w:r>
      <w:r w:rsidR="00130597">
        <w:rPr>
          <w:noProof/>
          <w:lang w:val="en-US"/>
        </w:rPr>
        <w:t>You did a lot, but it's key to structure the respective parts precicely, that an external reader can understand the methods behind this.</w:t>
      </w:r>
    </w:p>
  </w:comment>
  <w:comment w:id="108" w:author="Schenk, Denis Elia (ARTORG)" w:date="2021-05-21T10:28:00Z" w:initials="SDE(">
    <w:p w14:paraId="5C8B0549" w14:textId="22AAEBD2" w:rsidR="005279D0" w:rsidRPr="005279D0" w:rsidRDefault="005279D0">
      <w:pPr>
        <w:pStyle w:val="Kommentartext"/>
        <w:rPr>
          <w:lang w:val="en-US"/>
        </w:rPr>
      </w:pPr>
      <w:r>
        <w:rPr>
          <w:rStyle w:val="Kommentarzeichen"/>
        </w:rPr>
        <w:annotationRef/>
      </w:r>
      <w:r w:rsidRPr="005279D0">
        <w:rPr>
          <w:lang w:val="en-US"/>
        </w:rPr>
        <w:t xml:space="preserve">I would usually gibe mean </w:t>
      </w:r>
      <w:r>
        <w:rPr>
          <w:lang w:val="en-US"/>
        </w:rPr>
        <w:t>+- SD</w:t>
      </w:r>
    </w:p>
  </w:comment>
  <w:comment w:id="111" w:author="Schenk, Denis Elia (ARTORG)" w:date="2021-05-21T10:29:00Z" w:initials="SDE(">
    <w:p w14:paraId="2A73C88A" w14:textId="4F081BEB" w:rsidR="005279D0" w:rsidRPr="000858D0" w:rsidRDefault="005279D0">
      <w:pPr>
        <w:pStyle w:val="Kommentartext"/>
        <w:rPr>
          <w:lang w:val="en-US"/>
        </w:rPr>
      </w:pPr>
      <w:r>
        <w:rPr>
          <w:rStyle w:val="Kommentarzeichen"/>
        </w:rPr>
        <w:annotationRef/>
      </w:r>
      <w:r w:rsidRPr="000858D0">
        <w:rPr>
          <w:lang w:val="en-US"/>
        </w:rPr>
        <w:t>In what city?</w:t>
      </w:r>
    </w:p>
  </w:comment>
  <w:comment w:id="120" w:author="Schenk, Denis Elia (ARTORG)" w:date="2021-05-21T10:30:00Z" w:initials="SDE(">
    <w:p w14:paraId="2FFA3082" w14:textId="20303D82" w:rsidR="005279D0" w:rsidRPr="005279D0" w:rsidRDefault="005279D0">
      <w:pPr>
        <w:pStyle w:val="Kommentartext"/>
        <w:rPr>
          <w:lang w:val="en-US"/>
        </w:rPr>
      </w:pPr>
      <w:r>
        <w:rPr>
          <w:rStyle w:val="Kommentarzeichen"/>
        </w:rPr>
        <w:annotationRef/>
      </w:r>
      <w:r w:rsidRPr="005279D0">
        <w:rPr>
          <w:lang w:val="en-US"/>
        </w:rPr>
        <w:t>Rewrite in same structure as above.</w:t>
      </w:r>
    </w:p>
  </w:comment>
  <w:comment w:id="124" w:author="Schenk, Denis Elia (ARTORG)" w:date="2021-05-21T10:38:00Z" w:initials="SDE(">
    <w:p w14:paraId="5A70A5BC" w14:textId="5E71032A" w:rsidR="00FB639D" w:rsidRPr="00FB639D" w:rsidRDefault="00FB639D">
      <w:pPr>
        <w:pStyle w:val="Kommentartext"/>
        <w:rPr>
          <w:lang w:val="en-US"/>
        </w:rPr>
      </w:pPr>
      <w:r>
        <w:rPr>
          <w:rStyle w:val="Kommentarzeichen"/>
        </w:rPr>
        <w:annotationRef/>
      </w:r>
      <w:r w:rsidRPr="00FB639D">
        <w:rPr>
          <w:lang w:val="en-US"/>
        </w:rPr>
        <w:t xml:space="preserve">Very long to read and </w:t>
      </w:r>
      <w:proofErr w:type="spellStart"/>
      <w:r w:rsidRPr="00FB639D">
        <w:rPr>
          <w:lang w:val="en-US"/>
        </w:rPr>
        <w:t>ist</w:t>
      </w:r>
      <w:proofErr w:type="spellEnd"/>
      <w:r w:rsidRPr="00FB639D">
        <w:rPr>
          <w:lang w:val="en-US"/>
        </w:rPr>
        <w:t xml:space="preserve"> not clear, what protocol </w:t>
      </w:r>
      <w:r>
        <w:rPr>
          <w:lang w:val="en-US"/>
        </w:rPr>
        <w:t>now uses three stacks and different reference line positioning. Just shortly describe the two protocols one after another. Don’t mix them.</w:t>
      </w:r>
    </w:p>
  </w:comment>
  <w:comment w:id="138" w:author="Schenk, Denis Elia (ARTORG)" w:date="2021-05-21T10:34:00Z" w:initials="SDE(">
    <w:p w14:paraId="0CB916FE" w14:textId="168AF59B" w:rsidR="005279D0" w:rsidRPr="005279D0" w:rsidRDefault="005279D0">
      <w:pPr>
        <w:pStyle w:val="Kommentartext"/>
        <w:rPr>
          <w:lang w:val="en-US"/>
        </w:rPr>
      </w:pPr>
      <w:r>
        <w:rPr>
          <w:rStyle w:val="Kommentarzeichen"/>
        </w:rPr>
        <w:annotationRef/>
      </w:r>
      <w:r w:rsidRPr="005279D0">
        <w:rPr>
          <w:lang w:val="en-US"/>
        </w:rPr>
        <w:t xml:space="preserve">Maybe write numbers in brackets, that </w:t>
      </w:r>
      <w:proofErr w:type="spellStart"/>
      <w:r w:rsidRPr="005279D0">
        <w:rPr>
          <w:lang w:val="en-US"/>
        </w:rPr>
        <w:t>ist</w:t>
      </w:r>
      <w:proofErr w:type="spellEnd"/>
      <w:r w:rsidRPr="005279D0">
        <w:rPr>
          <w:lang w:val="en-US"/>
        </w:rPr>
        <w:t xml:space="preserve"> clear we</w:t>
      </w:r>
      <w:r>
        <w:rPr>
          <w:lang w:val="en-US"/>
        </w:rPr>
        <w:t xml:space="preserve"> are talking about first, middle and last slice of the full scan, not only the stacks.</w:t>
      </w:r>
    </w:p>
  </w:comment>
  <w:comment w:id="147" w:author="Schenk, Denis Elia (ARTORG)" w:date="2021-05-21T10:35:00Z" w:initials="SDE(">
    <w:p w14:paraId="12AF3EB7" w14:textId="4686CA4A" w:rsidR="005279D0" w:rsidRPr="005279D0" w:rsidRDefault="005279D0">
      <w:pPr>
        <w:pStyle w:val="Kommentartext"/>
        <w:rPr>
          <w:lang w:val="en-US"/>
        </w:rPr>
      </w:pPr>
      <w:r>
        <w:rPr>
          <w:rStyle w:val="Kommentarzeichen"/>
        </w:rPr>
        <w:annotationRef/>
      </w:r>
      <w:proofErr w:type="spellStart"/>
      <w:r w:rsidRPr="005279D0">
        <w:rPr>
          <w:lang w:val="en-US"/>
        </w:rPr>
        <w:t>Pialat</w:t>
      </w:r>
      <w:proofErr w:type="spellEnd"/>
      <w:r w:rsidRPr="005279D0">
        <w:rPr>
          <w:lang w:val="en-US"/>
        </w:rPr>
        <w:t xml:space="preserve"> is not the manufacturer</w:t>
      </w:r>
      <w:r>
        <w:rPr>
          <w:lang w:val="en-US"/>
        </w:rPr>
        <w:t>!</w:t>
      </w:r>
    </w:p>
  </w:comment>
  <w:comment w:id="148" w:author="Schenk, Denis Elia (ARTORG)" w:date="2021-05-21T10:36:00Z" w:initials="SDE(">
    <w:p w14:paraId="3C0B44C9" w14:textId="2923AE64" w:rsidR="005279D0" w:rsidRPr="000858D0" w:rsidRDefault="005279D0">
      <w:pPr>
        <w:pStyle w:val="Kommentartext"/>
        <w:rPr>
          <w:lang w:val="en-US"/>
        </w:rPr>
      </w:pPr>
      <w:r>
        <w:rPr>
          <w:rStyle w:val="Kommentarzeichen"/>
        </w:rPr>
        <w:annotationRef/>
      </w:r>
      <w:r w:rsidRPr="000858D0">
        <w:rPr>
          <w:lang w:val="en-US"/>
        </w:rPr>
        <w:t>Grading densities...?</w:t>
      </w:r>
    </w:p>
  </w:comment>
  <w:comment w:id="149" w:author="Schenk, Denis Elia (ARTORG)" w:date="2021-05-21T10:37:00Z" w:initials="SDE(">
    <w:p w14:paraId="73ACD8A8" w14:textId="012F1FCA" w:rsidR="005279D0" w:rsidRPr="005279D0" w:rsidRDefault="005279D0">
      <w:pPr>
        <w:pStyle w:val="Kommentartext"/>
        <w:rPr>
          <w:lang w:val="en-US"/>
        </w:rPr>
      </w:pPr>
      <w:r>
        <w:rPr>
          <w:rStyle w:val="Kommentarzeichen"/>
        </w:rPr>
        <w:annotationRef/>
      </w:r>
      <w:proofErr w:type="spellStart"/>
      <w:r w:rsidRPr="005279D0">
        <w:rPr>
          <w:lang w:val="en-US"/>
        </w:rPr>
        <w:t>Thats</w:t>
      </w:r>
      <w:proofErr w:type="spellEnd"/>
      <w:r w:rsidRPr="005279D0">
        <w:rPr>
          <w:lang w:val="en-US"/>
        </w:rPr>
        <w:t xml:space="preserve"> to short. Even if </w:t>
      </w:r>
      <w:proofErr w:type="spellStart"/>
      <w:r w:rsidRPr="005279D0">
        <w:rPr>
          <w:lang w:val="en-US"/>
        </w:rPr>
        <w:t>ist</w:t>
      </w:r>
      <w:proofErr w:type="spellEnd"/>
      <w:r w:rsidRPr="005279D0">
        <w:rPr>
          <w:lang w:val="en-US"/>
        </w:rPr>
        <w:t xml:space="preserve"> standard</w:t>
      </w:r>
      <w:r>
        <w:rPr>
          <w:lang w:val="en-US"/>
        </w:rPr>
        <w:t xml:space="preserve"> evaluation, very shortly describe the process. You can have a look at similar studies using this protocol and see, how they described the process.</w:t>
      </w:r>
    </w:p>
  </w:comment>
  <w:comment w:id="156" w:author="Schenk, Denis Elia (ARTORG)" w:date="2021-05-21T10:40:00Z" w:initials="SDE(">
    <w:p w14:paraId="309356D9" w14:textId="40265944" w:rsidR="00FB639D" w:rsidRPr="00FB639D" w:rsidRDefault="00FB639D">
      <w:pPr>
        <w:pStyle w:val="Kommentartext"/>
        <w:rPr>
          <w:lang w:val="en-US"/>
        </w:rPr>
      </w:pPr>
      <w:r>
        <w:rPr>
          <w:rStyle w:val="Kommentarzeichen"/>
        </w:rPr>
        <w:annotationRef/>
      </w:r>
      <w:r w:rsidRPr="00FB639D">
        <w:rPr>
          <w:lang w:val="en-US"/>
        </w:rPr>
        <w:t>How did you do the randomization?</w:t>
      </w:r>
    </w:p>
  </w:comment>
  <w:comment w:id="161" w:author="Schenk, Denis Elia (ARTORG)" w:date="2021-05-21T10:43:00Z" w:initials="SDE(">
    <w:p w14:paraId="3762337E" w14:textId="527677C8" w:rsidR="00FB639D" w:rsidRPr="00FB639D" w:rsidRDefault="00FB639D">
      <w:pPr>
        <w:pStyle w:val="Kommentartext"/>
        <w:rPr>
          <w:lang w:val="en-US"/>
        </w:rPr>
      </w:pPr>
      <w:r>
        <w:rPr>
          <w:rStyle w:val="Kommentarzeichen"/>
        </w:rPr>
        <w:annotationRef/>
      </w:r>
      <w:r w:rsidRPr="00FB639D">
        <w:rPr>
          <w:lang w:val="en-US"/>
        </w:rPr>
        <w:t>Please be consistent with the naming. If you are talking about he</w:t>
      </w:r>
      <w:r>
        <w:rPr>
          <w:lang w:val="en-US"/>
        </w:rPr>
        <w:t>a</w:t>
      </w:r>
      <w:r w:rsidRPr="00FB639D">
        <w:rPr>
          <w:lang w:val="en-US"/>
        </w:rPr>
        <w:t>lthy controls, healthy people, healt</w:t>
      </w:r>
      <w:r>
        <w:rPr>
          <w:lang w:val="en-US"/>
        </w:rPr>
        <w:t>hy samples, etc. is much harder to understand!</w:t>
      </w:r>
    </w:p>
  </w:comment>
  <w:comment w:id="164" w:author="Schenk, Denis Elia (ARTORG)" w:date="2021-05-21T10:43:00Z" w:initials="SDE(">
    <w:p w14:paraId="25DE1C8F" w14:textId="57DE1369" w:rsidR="00FB639D" w:rsidRPr="000858D0" w:rsidRDefault="00FB639D">
      <w:pPr>
        <w:pStyle w:val="Kommentartext"/>
        <w:rPr>
          <w:lang w:val="en-US"/>
        </w:rPr>
      </w:pPr>
      <w:r>
        <w:rPr>
          <w:rStyle w:val="Kommentarzeichen"/>
        </w:rPr>
        <w:annotationRef/>
      </w:r>
      <w:r w:rsidRPr="000858D0">
        <w:rPr>
          <w:lang w:val="en-US"/>
        </w:rPr>
        <w:t>Better just write ‘number’</w:t>
      </w:r>
    </w:p>
  </w:comment>
  <w:comment w:id="165" w:author="Schenk, Denis Elia (ARTORG)" w:date="2021-05-21T10:44:00Z" w:initials="SDE(">
    <w:p w14:paraId="7D9B7FC1" w14:textId="7607113D" w:rsidR="00FB639D" w:rsidRPr="00FB639D" w:rsidRDefault="00FB639D">
      <w:pPr>
        <w:pStyle w:val="Kommentartext"/>
        <w:rPr>
          <w:lang w:val="en-US"/>
        </w:rPr>
      </w:pPr>
      <w:r>
        <w:rPr>
          <w:rStyle w:val="Kommentarzeichen"/>
        </w:rPr>
        <w:annotationRef/>
      </w:r>
      <w:r w:rsidRPr="00FB639D">
        <w:rPr>
          <w:lang w:val="en-US"/>
        </w:rPr>
        <w:t xml:space="preserve">You were writing past tense in the rest of </w:t>
      </w:r>
      <w:r>
        <w:rPr>
          <w:lang w:val="en-US"/>
        </w:rPr>
        <w:t>t</w:t>
      </w:r>
      <w:r w:rsidRPr="00FB639D">
        <w:rPr>
          <w:lang w:val="en-US"/>
        </w:rPr>
        <w:t xml:space="preserve">he </w:t>
      </w:r>
      <w:r>
        <w:rPr>
          <w:lang w:val="en-US"/>
        </w:rPr>
        <w:t>section, then continue to use past tense…</w:t>
      </w:r>
    </w:p>
  </w:comment>
  <w:comment w:id="172" w:author="Schenk, Denis Elia (ARTORG)" w:date="2021-05-21T10:45:00Z" w:initials="SDE(">
    <w:p w14:paraId="45D52828" w14:textId="1BDCAEFB" w:rsidR="00FB639D" w:rsidRPr="00FB639D" w:rsidRDefault="00FB639D">
      <w:pPr>
        <w:pStyle w:val="Kommentartext"/>
        <w:rPr>
          <w:lang w:val="en-US"/>
        </w:rPr>
      </w:pPr>
      <w:r>
        <w:rPr>
          <w:rStyle w:val="Kommentarzeichen"/>
        </w:rPr>
        <w:annotationRef/>
      </w:r>
      <w:r w:rsidRPr="00FB639D">
        <w:rPr>
          <w:lang w:val="en-US"/>
        </w:rPr>
        <w:t>Shortly say why this size leads to accurate results</w:t>
      </w:r>
      <w:r>
        <w:rPr>
          <w:lang w:val="en-US"/>
        </w:rPr>
        <w:t>.</w:t>
      </w:r>
    </w:p>
  </w:comment>
  <w:comment w:id="174" w:author="Schenk, Denis Elia (ARTORG)" w:date="2021-05-21T10:46:00Z" w:initials="SDE(">
    <w:p w14:paraId="4F0AA63A" w14:textId="6FFF31D2" w:rsidR="00FB639D" w:rsidRPr="00FB639D" w:rsidRDefault="00FB639D">
      <w:pPr>
        <w:pStyle w:val="Kommentartext"/>
        <w:rPr>
          <w:lang w:val="en-US"/>
        </w:rPr>
      </w:pPr>
      <w:r>
        <w:rPr>
          <w:rStyle w:val="Kommentarzeichen"/>
        </w:rPr>
        <w:annotationRef/>
      </w:r>
      <w:r w:rsidRPr="00FB639D">
        <w:rPr>
          <w:lang w:val="en-US"/>
        </w:rPr>
        <w:t xml:space="preserve">You are again </w:t>
      </w:r>
      <w:proofErr w:type="spellStart"/>
      <w:r w:rsidRPr="00FB639D">
        <w:rPr>
          <w:lang w:val="en-US"/>
        </w:rPr>
        <w:t>swithing</w:t>
      </w:r>
      <w:proofErr w:type="spellEnd"/>
      <w:r w:rsidRPr="00FB639D">
        <w:rPr>
          <w:lang w:val="en-US"/>
        </w:rPr>
        <w:t xml:space="preserve"> between present and past tense in this section.</w:t>
      </w:r>
    </w:p>
  </w:comment>
  <w:comment w:id="175" w:author="Schenk, Denis Elia (ARTORG)" w:date="2021-05-21T10:47:00Z" w:initials="SDE(">
    <w:p w14:paraId="2C2747BE" w14:textId="2075A967" w:rsidR="00FB639D" w:rsidRPr="00FB639D" w:rsidRDefault="00FB639D">
      <w:pPr>
        <w:pStyle w:val="Kommentartext"/>
        <w:rPr>
          <w:lang w:val="en-US"/>
        </w:rPr>
      </w:pPr>
      <w:r>
        <w:rPr>
          <w:rStyle w:val="Kommentarzeichen"/>
        </w:rPr>
        <w:annotationRef/>
      </w:r>
      <w:r w:rsidRPr="00FB639D">
        <w:rPr>
          <w:lang w:val="en-US"/>
        </w:rPr>
        <w:t xml:space="preserve">Did you already </w:t>
      </w:r>
      <w:proofErr w:type="gramStart"/>
      <w:r w:rsidRPr="00FB639D">
        <w:rPr>
          <w:lang w:val="en-US"/>
        </w:rPr>
        <w:t>defined</w:t>
      </w:r>
      <w:proofErr w:type="gramEnd"/>
      <w:r w:rsidRPr="00FB639D">
        <w:rPr>
          <w:lang w:val="en-US"/>
        </w:rPr>
        <w:t xml:space="preserve"> this abbrev.</w:t>
      </w:r>
      <w:r>
        <w:rPr>
          <w:lang w:val="en-US"/>
        </w:rPr>
        <w:t>?</w:t>
      </w:r>
    </w:p>
  </w:comment>
  <w:comment w:id="176" w:author="Schenk, Denis Elia (ARTORG)" w:date="2021-05-21T10:47:00Z" w:initials="SDE(">
    <w:p w14:paraId="5CF0A617" w14:textId="64D6E445" w:rsidR="00FB639D" w:rsidRPr="00FB639D" w:rsidRDefault="00FB639D">
      <w:pPr>
        <w:pStyle w:val="Kommentartext"/>
        <w:rPr>
          <w:lang w:val="en-US"/>
        </w:rPr>
      </w:pPr>
      <w:r>
        <w:rPr>
          <w:rStyle w:val="Kommentarzeichen"/>
        </w:rPr>
        <w:annotationRef/>
      </w:r>
      <w:r w:rsidRPr="00FB639D">
        <w:rPr>
          <w:lang w:val="en-US"/>
        </w:rPr>
        <w:t>The rest is already defined I guess...</w:t>
      </w:r>
    </w:p>
  </w:comment>
  <w:comment w:id="184" w:author="Schenk, Denis Elia (ARTORG)" w:date="2021-05-21T10:49:00Z" w:initials="SDE(">
    <w:p w14:paraId="47F474BC" w14:textId="688B2942" w:rsidR="002128BB" w:rsidRPr="002128BB" w:rsidRDefault="002128BB">
      <w:pPr>
        <w:pStyle w:val="Kommentartext"/>
        <w:rPr>
          <w:lang w:val="en-US"/>
        </w:rPr>
      </w:pPr>
      <w:r>
        <w:rPr>
          <w:rStyle w:val="Kommentarzeichen"/>
        </w:rPr>
        <w:annotationRef/>
      </w:r>
      <w:r w:rsidRPr="002128BB">
        <w:rPr>
          <w:lang w:val="en-US"/>
        </w:rPr>
        <w:t>I usually use DOA, but maybe DA</w:t>
      </w:r>
      <w:r>
        <w:rPr>
          <w:lang w:val="en-US"/>
        </w:rPr>
        <w:t xml:space="preserve"> is correct</w:t>
      </w:r>
    </w:p>
  </w:comment>
  <w:comment w:id="186" w:author="Schenk, Denis Elia (ARTORG)" w:date="2021-05-21T10:49:00Z" w:initials="SDE(">
    <w:p w14:paraId="3DBABADE" w14:textId="73D8A432" w:rsidR="002128BB" w:rsidRPr="002128BB" w:rsidRDefault="002128BB">
      <w:pPr>
        <w:pStyle w:val="Kommentartext"/>
        <w:rPr>
          <w:lang w:val="en-US"/>
        </w:rPr>
      </w:pPr>
      <w:r>
        <w:rPr>
          <w:rStyle w:val="Kommentarzeichen"/>
        </w:rPr>
        <w:annotationRef/>
      </w:r>
      <w:r w:rsidRPr="002128BB">
        <w:rPr>
          <w:lang w:val="en-US"/>
        </w:rPr>
        <w:t xml:space="preserve">What is a homogenized mechanical analysis...? </w:t>
      </w:r>
    </w:p>
  </w:comment>
  <w:comment w:id="193" w:author="Schenk, Denis Elia (ARTORG)" w:date="2021-05-21T10:51:00Z" w:initials="SDE(">
    <w:p w14:paraId="72FD4AFE" w14:textId="1EE16819" w:rsidR="002128BB" w:rsidRPr="002128BB" w:rsidRDefault="002128BB">
      <w:pPr>
        <w:pStyle w:val="Kommentartext"/>
        <w:rPr>
          <w:lang w:val="en-US"/>
        </w:rPr>
      </w:pPr>
      <w:r>
        <w:rPr>
          <w:rStyle w:val="Kommentarzeichen"/>
        </w:rPr>
        <w:annotationRef/>
      </w:r>
      <w:r w:rsidRPr="002128BB">
        <w:rPr>
          <w:lang w:val="en-US"/>
        </w:rPr>
        <w:t>Abbreviation. Nobody knows what KUBCs are.</w:t>
      </w:r>
    </w:p>
  </w:comment>
  <w:comment w:id="198" w:author="Schenk, Denis Elia (ARTORG)" w:date="2021-05-21T10:52:00Z" w:initials="SDE(">
    <w:p w14:paraId="59443357" w14:textId="49E44683" w:rsidR="002128BB" w:rsidRPr="002128BB" w:rsidRDefault="002128BB">
      <w:pPr>
        <w:pStyle w:val="Kommentartext"/>
        <w:rPr>
          <w:lang w:val="en-US"/>
        </w:rPr>
      </w:pPr>
      <w:r>
        <w:rPr>
          <w:rStyle w:val="Kommentarzeichen"/>
        </w:rPr>
        <w:annotationRef/>
      </w:r>
      <w:proofErr w:type="spellStart"/>
      <w:r>
        <w:rPr>
          <w:lang w:val="en-US"/>
        </w:rPr>
        <w:t>Gramatically</w:t>
      </w:r>
      <w:proofErr w:type="spellEnd"/>
      <w:r>
        <w:rPr>
          <w:lang w:val="en-US"/>
        </w:rPr>
        <w:t>, ‘t</w:t>
      </w:r>
      <w:r w:rsidRPr="002128BB">
        <w:rPr>
          <w:lang w:val="en-US"/>
        </w:rPr>
        <w:t>his</w:t>
      </w:r>
      <w:r>
        <w:rPr>
          <w:lang w:val="en-US"/>
        </w:rPr>
        <w:t>’</w:t>
      </w:r>
      <w:r w:rsidRPr="002128BB">
        <w:rPr>
          <w:lang w:val="en-US"/>
        </w:rPr>
        <w:t xml:space="preserve"> </w:t>
      </w:r>
      <w:proofErr w:type="spellStart"/>
      <w:r w:rsidRPr="002128BB">
        <w:rPr>
          <w:lang w:val="en-US"/>
        </w:rPr>
        <w:t>referres</w:t>
      </w:r>
      <w:proofErr w:type="spellEnd"/>
      <w:r w:rsidRPr="002128BB">
        <w:rPr>
          <w:lang w:val="en-US"/>
        </w:rPr>
        <w:t xml:space="preserve"> to</w:t>
      </w:r>
      <w:r>
        <w:rPr>
          <w:lang w:val="en-US"/>
        </w:rPr>
        <w:t xml:space="preserve"> </w:t>
      </w:r>
      <w:r w:rsidRPr="002128BB">
        <w:rPr>
          <w:lang w:val="en-US"/>
        </w:rPr>
        <w:t>the rotations</w:t>
      </w:r>
      <w:r>
        <w:rPr>
          <w:lang w:val="en-US"/>
        </w:rPr>
        <w:t>. Maybe change order of sentences</w:t>
      </w:r>
    </w:p>
  </w:comment>
  <w:comment w:id="229" w:author="Schenk, Denis Elia (ARTORG)" w:date="2021-05-21T10:56:00Z" w:initials="SDE(">
    <w:p w14:paraId="28976064" w14:textId="768622E7" w:rsidR="002128BB" w:rsidRPr="002128BB" w:rsidRDefault="002128BB">
      <w:pPr>
        <w:pStyle w:val="Kommentartext"/>
        <w:rPr>
          <w:lang w:val="en-US"/>
        </w:rPr>
      </w:pPr>
      <w:r>
        <w:rPr>
          <w:rStyle w:val="Kommentarzeichen"/>
        </w:rPr>
        <w:annotationRef/>
      </w:r>
      <w:r w:rsidRPr="002128BB">
        <w:rPr>
          <w:lang w:val="en-US"/>
        </w:rPr>
        <w:t>What are the initial groups??</w:t>
      </w:r>
    </w:p>
  </w:comment>
  <w:comment w:id="230" w:author="Schenk, Denis Elia (ARTORG)" w:date="2021-05-21T10:56:00Z" w:initials="SDE(">
    <w:p w14:paraId="12F5E4CB" w14:textId="3F896187" w:rsidR="002128BB" w:rsidRPr="002128BB" w:rsidRDefault="002128BB">
      <w:pPr>
        <w:pStyle w:val="Kommentartext"/>
        <w:rPr>
          <w:lang w:val="en-US"/>
        </w:rPr>
      </w:pPr>
      <w:r>
        <w:rPr>
          <w:rStyle w:val="Kommentarzeichen"/>
        </w:rPr>
        <w:annotationRef/>
      </w:r>
      <w:r w:rsidRPr="002128BB">
        <w:rPr>
          <w:lang w:val="en-US"/>
        </w:rPr>
        <w:t>How was that matching performed? Did you delete samples from the healthy group?</w:t>
      </w:r>
    </w:p>
  </w:comment>
  <w:comment w:id="231" w:author="Schenk, Denis Elia (ARTORG)" w:date="2021-05-21T10:57:00Z" w:initials="SDE(">
    <w:p w14:paraId="146F40A7" w14:textId="4FDE32C7" w:rsidR="002128BB" w:rsidRPr="002128BB" w:rsidRDefault="002128BB">
      <w:pPr>
        <w:pStyle w:val="Kommentartext"/>
        <w:rPr>
          <w:lang w:val="en-US"/>
        </w:rPr>
      </w:pPr>
      <w:r>
        <w:rPr>
          <w:rStyle w:val="Kommentarzeichen"/>
        </w:rPr>
        <w:annotationRef/>
      </w:r>
      <w:r w:rsidRPr="002128BB">
        <w:rPr>
          <w:lang w:val="en-US"/>
        </w:rPr>
        <w:t xml:space="preserve">Don’t write how you choose the statistical </w:t>
      </w:r>
      <w:proofErr w:type="gramStart"/>
      <w:r w:rsidRPr="002128BB">
        <w:rPr>
          <w:lang w:val="en-US"/>
        </w:rPr>
        <w:t>test, but</w:t>
      </w:r>
      <w:proofErr w:type="gramEnd"/>
      <w:r w:rsidRPr="002128BB">
        <w:rPr>
          <w:lang w:val="en-US"/>
        </w:rPr>
        <w:t xml:space="preserve"> s</w:t>
      </w:r>
      <w:r>
        <w:rPr>
          <w:lang w:val="en-US"/>
        </w:rPr>
        <w:t>ay what you used and why.</w:t>
      </w:r>
    </w:p>
  </w:comment>
  <w:comment w:id="232" w:author="Schenk, Denis Elia (ARTORG)" w:date="2021-05-21T10:57:00Z" w:initials="SDE(">
    <w:p w14:paraId="1A4EE678" w14:textId="778754DE" w:rsidR="002128BB" w:rsidRPr="002128BB" w:rsidRDefault="002128BB">
      <w:pPr>
        <w:pStyle w:val="Kommentartext"/>
        <w:rPr>
          <w:lang w:val="en-US"/>
        </w:rPr>
      </w:pPr>
      <w:r>
        <w:rPr>
          <w:rStyle w:val="Kommentarzeichen"/>
        </w:rPr>
        <w:annotationRef/>
      </w:r>
      <w:r w:rsidRPr="002128BB">
        <w:rPr>
          <w:lang w:val="en-US"/>
        </w:rPr>
        <w:t>I don’t understand this sentence.</w:t>
      </w:r>
    </w:p>
  </w:comment>
  <w:comment w:id="248" w:author="Schenk, Denis Elia (ARTORG)" w:date="2021-05-21T10:59:00Z" w:initials="SDE(">
    <w:p w14:paraId="666DF664" w14:textId="658E3AE3" w:rsidR="0012090D" w:rsidRPr="0012090D" w:rsidRDefault="0012090D">
      <w:pPr>
        <w:pStyle w:val="Kommentartext"/>
        <w:rPr>
          <w:lang w:val="en-US"/>
        </w:rPr>
      </w:pPr>
      <w:r>
        <w:rPr>
          <w:rStyle w:val="Kommentarzeichen"/>
        </w:rPr>
        <w:annotationRef/>
      </w:r>
      <w:r w:rsidRPr="0012090D">
        <w:rPr>
          <w:lang w:val="en-US"/>
        </w:rPr>
        <w:t>Could you state the formula you used?</w:t>
      </w:r>
    </w:p>
  </w:comment>
  <w:comment w:id="272" w:author="Schenk, Denis Elia (ARTORG)" w:date="2021-05-21T11:02:00Z" w:initials="SDE(">
    <w:p w14:paraId="37342837" w14:textId="7CCA6D47" w:rsidR="0012090D" w:rsidRPr="000858D0" w:rsidRDefault="0012090D">
      <w:pPr>
        <w:pStyle w:val="Kommentartext"/>
        <w:rPr>
          <w:lang w:val="en-US"/>
        </w:rPr>
      </w:pPr>
      <w:r>
        <w:rPr>
          <w:rStyle w:val="Kommentarzeichen"/>
        </w:rPr>
        <w:annotationRef/>
      </w:r>
      <w:r w:rsidRPr="000858D0">
        <w:rPr>
          <w:lang w:val="en-US"/>
        </w:rPr>
        <w:t>DOA... again not sure</w:t>
      </w:r>
    </w:p>
  </w:comment>
  <w:comment w:id="275" w:author="Schenk, Denis Elia (ARTORG)" w:date="2021-05-21T11:03:00Z" w:initials="SDE(">
    <w:p w14:paraId="0B133894" w14:textId="47C61C13" w:rsidR="0012090D" w:rsidRPr="000858D0" w:rsidRDefault="0012090D">
      <w:pPr>
        <w:pStyle w:val="Kommentartext"/>
        <w:rPr>
          <w:lang w:val="en-US"/>
        </w:rPr>
      </w:pPr>
      <w:r>
        <w:rPr>
          <w:rStyle w:val="Kommentarzeichen"/>
        </w:rPr>
        <w:annotationRef/>
      </w:r>
      <w:r w:rsidRPr="000858D0">
        <w:rPr>
          <w:lang w:val="en-US"/>
        </w:rPr>
        <w:t>DOA...</w:t>
      </w:r>
    </w:p>
  </w:comment>
  <w:comment w:id="296" w:author="Schenk, Denis Elia (ARTORG)" w:date="2021-05-25T10:42:00Z" w:initials="SDE(">
    <w:p w14:paraId="19318650" w14:textId="2AB01A8D" w:rsidR="00CB4CFB" w:rsidRPr="000858D0" w:rsidRDefault="00CB4CFB">
      <w:pPr>
        <w:pStyle w:val="Kommentartext"/>
        <w:rPr>
          <w:lang w:val="en-US"/>
        </w:rPr>
      </w:pPr>
      <w:r>
        <w:rPr>
          <w:rStyle w:val="Kommentarzeichen"/>
        </w:rPr>
        <w:annotationRef/>
      </w:r>
      <w:proofErr w:type="spellStart"/>
      <w:r w:rsidRPr="00CB4CFB">
        <w:rPr>
          <w:lang w:val="en-US"/>
        </w:rPr>
        <w:t>Aain</w:t>
      </w:r>
      <w:proofErr w:type="spellEnd"/>
      <w:r w:rsidRPr="00CB4CFB">
        <w:rPr>
          <w:lang w:val="en-US"/>
        </w:rPr>
        <w:t xml:space="preserve"> consistency. Use subjects, </w:t>
      </w:r>
      <w:proofErr w:type="gramStart"/>
      <w:r w:rsidRPr="00CB4CFB">
        <w:rPr>
          <w:lang w:val="en-US"/>
        </w:rPr>
        <w:t>people</w:t>
      </w:r>
      <w:proofErr w:type="gramEnd"/>
      <w:r w:rsidRPr="00CB4CFB">
        <w:rPr>
          <w:lang w:val="en-US"/>
        </w:rPr>
        <w:t xml:space="preserve"> or individuals, etc. </w:t>
      </w:r>
      <w:r w:rsidRPr="000858D0">
        <w:rPr>
          <w:lang w:val="en-US"/>
        </w:rPr>
        <w:t>But always the same.</w:t>
      </w:r>
    </w:p>
  </w:comment>
  <w:comment w:id="299" w:author="Schenk, Denis Elia (ARTORG)" w:date="2021-05-25T10:43:00Z" w:initials="SDE(">
    <w:p w14:paraId="40C5D0A3" w14:textId="74083220" w:rsidR="00CB4CFB" w:rsidRPr="000858D0" w:rsidRDefault="00CB4CFB">
      <w:pPr>
        <w:pStyle w:val="Kommentartext"/>
        <w:rPr>
          <w:lang w:val="en-US"/>
        </w:rPr>
      </w:pPr>
      <w:r>
        <w:rPr>
          <w:rStyle w:val="Kommentarzeichen"/>
        </w:rPr>
        <w:annotationRef/>
      </w:r>
      <w:r w:rsidRPr="000858D0">
        <w:rPr>
          <w:lang w:val="en-US"/>
        </w:rPr>
        <w:t>CI of differences?</w:t>
      </w:r>
    </w:p>
  </w:comment>
  <w:comment w:id="310" w:author="Schenk, Denis Elia (ARTORG)" w:date="2021-05-25T10:44:00Z" w:initials="SDE(">
    <w:p w14:paraId="3202B975" w14:textId="668D79FD" w:rsidR="00CB4CFB" w:rsidRPr="000858D0" w:rsidRDefault="00CB4CFB">
      <w:pPr>
        <w:pStyle w:val="Kommentartext"/>
        <w:rPr>
          <w:lang w:val="en-US"/>
        </w:rPr>
      </w:pPr>
      <w:r>
        <w:rPr>
          <w:rStyle w:val="Kommentarzeichen"/>
        </w:rPr>
        <w:annotationRef/>
      </w:r>
      <w:r w:rsidRPr="000858D0">
        <w:rPr>
          <w:lang w:val="en-US"/>
        </w:rPr>
        <w:t>Again consistency</w:t>
      </w:r>
    </w:p>
  </w:comment>
  <w:comment w:id="316" w:author="Schenk, Denis Elia (ARTORG)" w:date="2021-05-25T10:45:00Z" w:initials="SDE(">
    <w:p w14:paraId="5D2DFA6A" w14:textId="2E88F75A" w:rsidR="00CB4CFB" w:rsidRPr="00CB4CFB" w:rsidRDefault="00CB4CFB">
      <w:pPr>
        <w:pStyle w:val="Kommentartext"/>
        <w:rPr>
          <w:lang w:val="en-US"/>
        </w:rPr>
      </w:pPr>
      <w:r>
        <w:rPr>
          <w:rStyle w:val="Kommentarzeichen"/>
        </w:rPr>
        <w:annotationRef/>
      </w:r>
      <w:r w:rsidRPr="00CB4CFB">
        <w:rPr>
          <w:lang w:val="en-US"/>
        </w:rPr>
        <w:t>Why an exclusion range and not CI anymore?</w:t>
      </w:r>
    </w:p>
  </w:comment>
  <w:comment w:id="319" w:author="Schenk, Denis Elia (ARTORG)" w:date="2021-05-25T10:46:00Z" w:initials="SDE(">
    <w:p w14:paraId="5E4EB248" w14:textId="757F44FC" w:rsidR="00CB4CFB" w:rsidRPr="000858D0" w:rsidRDefault="00CB4CFB">
      <w:pPr>
        <w:pStyle w:val="Kommentartext"/>
        <w:rPr>
          <w:lang w:val="en-US"/>
        </w:rPr>
      </w:pPr>
      <w:r>
        <w:rPr>
          <w:rStyle w:val="Kommentarzeichen"/>
        </w:rPr>
        <w:annotationRef/>
      </w:r>
      <w:r w:rsidRPr="000858D0">
        <w:rPr>
          <w:lang w:val="en-US"/>
        </w:rPr>
        <w:t>consistency</w:t>
      </w:r>
    </w:p>
  </w:comment>
  <w:comment w:id="330" w:author="Schenk, Denis Elia (ARTORG)" w:date="2021-05-25T10:47:00Z" w:initials="SDE(">
    <w:p w14:paraId="030F3D16" w14:textId="1B1F0FFB" w:rsidR="00CB4CFB" w:rsidRPr="00CB4CFB" w:rsidRDefault="00CB4CFB">
      <w:pPr>
        <w:pStyle w:val="Kommentartext"/>
        <w:rPr>
          <w:lang w:val="en-US"/>
        </w:rPr>
      </w:pPr>
      <w:r>
        <w:rPr>
          <w:rStyle w:val="Kommentarzeichen"/>
        </w:rPr>
        <w:annotationRef/>
      </w:r>
      <w:r w:rsidRPr="00CB4CFB">
        <w:rPr>
          <w:lang w:val="en-US"/>
        </w:rPr>
        <w:t>not clear which group is lower</w:t>
      </w:r>
      <w:r>
        <w:rPr>
          <w:lang w:val="en-US"/>
        </w:rPr>
        <w:t>! Was it OI minus Healthy or vice-versa?</w:t>
      </w:r>
    </w:p>
  </w:comment>
  <w:comment w:id="331" w:author="Schenk, Denis Elia (ARTORG)" w:date="2021-05-25T10:48:00Z" w:initials="SDE(">
    <w:p w14:paraId="1D002C82" w14:textId="34CA5303" w:rsidR="00CB4CFB" w:rsidRPr="00CB4CFB" w:rsidRDefault="00CB4CFB">
      <w:pPr>
        <w:pStyle w:val="Kommentartext"/>
        <w:rPr>
          <w:lang w:val="en-US"/>
        </w:rPr>
      </w:pPr>
      <w:r>
        <w:rPr>
          <w:rStyle w:val="Kommentarzeichen"/>
        </w:rPr>
        <w:annotationRef/>
      </w:r>
      <w:r w:rsidRPr="00CB4CFB">
        <w:rPr>
          <w:lang w:val="en-US"/>
        </w:rPr>
        <w:t xml:space="preserve">What table? Better: Table XY compares </w:t>
      </w:r>
      <w:r>
        <w:rPr>
          <w:lang w:val="en-US"/>
        </w:rPr>
        <w:t xml:space="preserve">absolute values and p-value </w:t>
      </w:r>
      <w:proofErr w:type="spellStart"/>
      <w:r>
        <w:rPr>
          <w:lang w:val="en-US"/>
        </w:rPr>
        <w:t>sto</w:t>
      </w:r>
      <w:proofErr w:type="spellEnd"/>
      <w:r>
        <w:rPr>
          <w:lang w:val="en-US"/>
        </w:rPr>
        <w:t xml:space="preserve"> literature.</w:t>
      </w:r>
    </w:p>
  </w:comment>
  <w:comment w:id="334" w:author="Schenk, Denis Elia (ARTORG)" w:date="2021-05-25T10:49:00Z" w:initials="SDE(">
    <w:p w14:paraId="6DBE86D7" w14:textId="182FDD39" w:rsidR="00CB4CFB" w:rsidRPr="00CB4CFB" w:rsidRDefault="00CB4CFB">
      <w:pPr>
        <w:pStyle w:val="Kommentartext"/>
        <w:rPr>
          <w:lang w:val="en-US"/>
        </w:rPr>
      </w:pPr>
      <w:r>
        <w:rPr>
          <w:rStyle w:val="Kommentarzeichen"/>
        </w:rPr>
        <w:annotationRef/>
      </w:r>
      <w:r w:rsidRPr="00CB4CFB">
        <w:rPr>
          <w:lang w:val="en-US"/>
        </w:rPr>
        <w:t xml:space="preserve">Then just state that it’s </w:t>
      </w:r>
      <w:proofErr w:type="gramStart"/>
      <w:r w:rsidRPr="00CB4CFB">
        <w:rPr>
          <w:lang w:val="en-US"/>
        </w:rPr>
        <w:t>fairly consistent</w:t>
      </w:r>
      <w:proofErr w:type="gramEnd"/>
      <w:r w:rsidRPr="00CB4CFB">
        <w:rPr>
          <w:lang w:val="en-US"/>
        </w:rPr>
        <w:t xml:space="preserve"> or in agreement or so.</w:t>
      </w:r>
    </w:p>
  </w:comment>
  <w:comment w:id="345" w:author="Schenk, Denis Elia (ARTORG)" w:date="2021-05-25T10:51:00Z" w:initials="SDE(">
    <w:p w14:paraId="1163E842" w14:textId="49D75BE9" w:rsidR="00CB4CFB" w:rsidRPr="000E2838" w:rsidRDefault="00CB4CFB">
      <w:pPr>
        <w:pStyle w:val="Kommentartext"/>
        <w:rPr>
          <w:lang w:val="en-US"/>
        </w:rPr>
      </w:pPr>
      <w:r>
        <w:rPr>
          <w:rStyle w:val="Kommentarzeichen"/>
        </w:rPr>
        <w:annotationRef/>
      </w:r>
      <w:proofErr w:type="spellStart"/>
      <w:r w:rsidR="000E2838" w:rsidRPr="000E2838">
        <w:rPr>
          <w:lang w:val="en-US"/>
        </w:rPr>
        <w:t>Ifyou</w:t>
      </w:r>
      <w:proofErr w:type="spellEnd"/>
      <w:r w:rsidR="000E2838" w:rsidRPr="000E2838">
        <w:rPr>
          <w:lang w:val="en-US"/>
        </w:rPr>
        <w:t xml:space="preserve"> have no statistical tests, better write seem </w:t>
      </w:r>
      <w:proofErr w:type="spellStart"/>
      <w:r w:rsidR="000E2838" w:rsidRPr="000E2838">
        <w:rPr>
          <w:lang w:val="en-US"/>
        </w:rPr>
        <w:t>tob</w:t>
      </w:r>
      <w:proofErr w:type="spellEnd"/>
      <w:r w:rsidR="000E2838" w:rsidRPr="000E2838">
        <w:rPr>
          <w:lang w:val="en-US"/>
        </w:rPr>
        <w:t xml:space="preserve"> e higher</w:t>
      </w:r>
    </w:p>
  </w:comment>
  <w:comment w:id="364" w:author="Schenk, Denis Elia (ARTORG)" w:date="2021-05-25T10:57:00Z" w:initials="SDE(">
    <w:p w14:paraId="693F6CD5" w14:textId="55CDF851" w:rsidR="000E2838" w:rsidRPr="000E2838" w:rsidRDefault="000E2838">
      <w:pPr>
        <w:pStyle w:val="Kommentartext"/>
        <w:rPr>
          <w:lang w:val="en-US"/>
        </w:rPr>
      </w:pPr>
      <w:r>
        <w:rPr>
          <w:rStyle w:val="Kommentarzeichen"/>
        </w:rPr>
        <w:annotationRef/>
      </w:r>
      <w:r w:rsidRPr="000E2838">
        <w:rPr>
          <w:lang w:val="en-US"/>
        </w:rPr>
        <w:t>Stiffness tensors? If yes, then better write it.</w:t>
      </w:r>
    </w:p>
  </w:comment>
  <w:comment w:id="370" w:author="Schenk, Denis Elia (ARTORG)" w:date="2021-05-25T10:55:00Z" w:initials="SDE(">
    <w:p w14:paraId="3D8471AB" w14:textId="27521BD7" w:rsidR="000E2838" w:rsidRPr="000E2838" w:rsidRDefault="000E2838">
      <w:pPr>
        <w:pStyle w:val="Kommentartext"/>
        <w:rPr>
          <w:lang w:val="en-US"/>
        </w:rPr>
      </w:pPr>
      <w:r>
        <w:rPr>
          <w:rStyle w:val="Kommentarzeichen"/>
        </w:rPr>
        <w:annotationRef/>
      </w:r>
      <w:proofErr w:type="spellStart"/>
      <w:r w:rsidRPr="000E2838">
        <w:rPr>
          <w:lang w:val="en-US"/>
        </w:rPr>
        <w:t>Thats</w:t>
      </w:r>
      <w:proofErr w:type="spellEnd"/>
      <w:r w:rsidRPr="000E2838">
        <w:rPr>
          <w:lang w:val="en-US"/>
        </w:rPr>
        <w:t xml:space="preserve"> probably already introduced in the methods section, no?</w:t>
      </w:r>
    </w:p>
  </w:comment>
  <w:comment w:id="390" w:author="Schenk, Denis Elia (ARTORG)" w:date="2021-05-25T10:58:00Z" w:initials="SDE(">
    <w:p w14:paraId="5A094921" w14:textId="4948D6BF" w:rsidR="000E2838" w:rsidRPr="000858D0" w:rsidRDefault="000E2838">
      <w:pPr>
        <w:pStyle w:val="Kommentartext"/>
        <w:rPr>
          <w:lang w:val="en-US"/>
        </w:rPr>
      </w:pPr>
      <w:r>
        <w:rPr>
          <w:rStyle w:val="Kommentarzeichen"/>
        </w:rPr>
        <w:annotationRef/>
      </w:r>
      <w:r w:rsidRPr="000858D0">
        <w:rPr>
          <w:lang w:val="en-US"/>
        </w:rPr>
        <w:t>Stiffness...?</w:t>
      </w:r>
    </w:p>
  </w:comment>
  <w:comment w:id="412" w:author="Schenk, Denis Elia (ARTORG)" w:date="2021-05-25T11:01:00Z" w:initials="SDE(">
    <w:p w14:paraId="1E5310F9" w14:textId="2125EADD" w:rsidR="000E2838" w:rsidRDefault="000E2838">
      <w:pPr>
        <w:pStyle w:val="Kommentartext"/>
      </w:pPr>
      <w:r>
        <w:rPr>
          <w:rStyle w:val="Kommentarzeichen"/>
        </w:rPr>
        <w:annotationRef/>
      </w:r>
      <w:r w:rsidRPr="000E2838">
        <w:rPr>
          <w:lang w:val="en-US"/>
        </w:rPr>
        <w:t xml:space="preserve">What examples? 3D representations? Segmentation? </w:t>
      </w:r>
      <w:r>
        <w:t>BMD?</w:t>
      </w:r>
    </w:p>
  </w:comment>
  <w:comment w:id="459" w:author="Schenk, Denis Elia (ARTORG)" w:date="2021-05-25T11:06:00Z" w:initials="SDE(">
    <w:p w14:paraId="07D8E0F2" w14:textId="7BBA32A0" w:rsidR="00C802DF" w:rsidRDefault="00C802DF">
      <w:pPr>
        <w:pStyle w:val="Kommentartext"/>
      </w:pPr>
      <w:r>
        <w:rPr>
          <w:rStyle w:val="Kommentarzeichen"/>
        </w:rPr>
        <w:annotationRef/>
      </w:r>
      <w:r>
        <w:t>?</w:t>
      </w:r>
    </w:p>
  </w:comment>
  <w:comment w:id="460" w:author="Schenk, Denis Elia (ARTORG)" w:date="2021-05-25T11:06:00Z" w:initials="SDE(">
    <w:p w14:paraId="6BC75CA5" w14:textId="1D9E4388" w:rsidR="00C802DF" w:rsidRPr="00C802DF" w:rsidRDefault="00C802DF">
      <w:pPr>
        <w:pStyle w:val="Kommentartext"/>
        <w:rPr>
          <w:lang w:val="en-US"/>
        </w:rPr>
      </w:pPr>
      <w:r>
        <w:rPr>
          <w:rStyle w:val="Kommentarzeichen"/>
        </w:rPr>
        <w:annotationRef/>
      </w:r>
      <w:r w:rsidRPr="00C802DF">
        <w:rPr>
          <w:lang w:val="en-US"/>
        </w:rPr>
        <w:t xml:space="preserve">What values? The Zysset </w:t>
      </w:r>
      <w:proofErr w:type="spellStart"/>
      <w:r w:rsidRPr="00C802DF">
        <w:rPr>
          <w:lang w:val="en-US"/>
        </w:rPr>
        <w:t>Curnier</w:t>
      </w:r>
      <w:proofErr w:type="spellEnd"/>
      <w:r w:rsidRPr="00C802DF">
        <w:rPr>
          <w:lang w:val="en-US"/>
        </w:rPr>
        <w:t xml:space="preserve"> ones? </w:t>
      </w:r>
      <w:proofErr w:type="spellStart"/>
      <w:r w:rsidRPr="00C802DF">
        <w:rPr>
          <w:lang w:val="en-US"/>
        </w:rPr>
        <w:t>Ort he</w:t>
      </w:r>
      <w:proofErr w:type="spellEnd"/>
      <w:r w:rsidRPr="00C802DF">
        <w:rPr>
          <w:lang w:val="en-US"/>
        </w:rPr>
        <w:t xml:space="preserve"> quality </w:t>
      </w:r>
      <w:proofErr w:type="spellStart"/>
      <w:r w:rsidRPr="00C802DF">
        <w:rPr>
          <w:lang w:val="en-US"/>
        </w:rPr>
        <w:t>oft he</w:t>
      </w:r>
      <w:proofErr w:type="spellEnd"/>
      <w:r w:rsidRPr="00C802DF">
        <w:rPr>
          <w:lang w:val="en-US"/>
        </w:rPr>
        <w:t xml:space="preserve"> </w:t>
      </w:r>
      <w:proofErr w:type="gramStart"/>
      <w:r w:rsidRPr="00C802DF">
        <w:rPr>
          <w:lang w:val="en-US"/>
        </w:rPr>
        <w:t>fit?</w:t>
      </w:r>
      <w:proofErr w:type="gramEnd"/>
      <w:r>
        <w:rPr>
          <w:lang w:val="en-US"/>
        </w:rPr>
        <w:t xml:space="preserve"> Better rewrite: Values of lambda, (…= in OI dataset increased by 15%, (…).</w:t>
      </w:r>
    </w:p>
  </w:comment>
  <w:comment w:id="470" w:author="Schenk, Denis Elia (ARTORG)" w:date="2021-05-26T15:08:00Z" w:initials="SDE(">
    <w:p w14:paraId="7D48C2EE" w14:textId="27A224F0" w:rsidR="00610B3A" w:rsidRPr="00610B3A" w:rsidRDefault="00610B3A">
      <w:pPr>
        <w:pStyle w:val="Kommentartext"/>
        <w:rPr>
          <w:lang w:val="en-US"/>
        </w:rPr>
      </w:pPr>
      <w:r>
        <w:rPr>
          <w:rStyle w:val="Kommentarzeichen"/>
        </w:rPr>
        <w:annotationRef/>
      </w:r>
      <w:r w:rsidRPr="00610B3A">
        <w:rPr>
          <w:lang w:val="en-US"/>
        </w:rPr>
        <w:t xml:space="preserve">First, very shortly describe, what you have done (compare to </w:t>
      </w:r>
      <w:r>
        <w:rPr>
          <w:lang w:val="en-US"/>
        </w:rPr>
        <w:t xml:space="preserve">previous studies of us, </w:t>
      </w:r>
      <w:proofErr w:type="gramStart"/>
      <w:r>
        <w:rPr>
          <w:lang w:val="en-US"/>
        </w:rPr>
        <w:t>e.g.</w:t>
      </w:r>
      <w:proofErr w:type="gramEnd"/>
      <w:r>
        <w:rPr>
          <w:lang w:val="en-US"/>
        </w:rPr>
        <w:t xml:space="preserve"> my reproducibility study)</w:t>
      </w:r>
    </w:p>
  </w:comment>
  <w:comment w:id="500" w:author="Schenk, Denis Elia (ARTORG)" w:date="2021-05-26T15:13:00Z" w:initials="SDE(">
    <w:p w14:paraId="1808867D" w14:textId="7BC26AB0" w:rsidR="00130597" w:rsidRPr="000858D0" w:rsidRDefault="00130597">
      <w:pPr>
        <w:pStyle w:val="Kommentartext"/>
        <w:rPr>
          <w:lang w:val="en-US"/>
        </w:rPr>
      </w:pPr>
      <w:r>
        <w:rPr>
          <w:rStyle w:val="Kommentarzeichen"/>
        </w:rPr>
        <w:annotationRef/>
      </w:r>
      <w:r w:rsidRPr="00130597">
        <w:rPr>
          <w:lang w:val="en-US"/>
        </w:rPr>
        <w:t xml:space="preserve">Have you never used the </w:t>
      </w:r>
      <w:proofErr w:type="gramStart"/>
      <w:r w:rsidRPr="00130597">
        <w:rPr>
          <w:lang w:val="en-US"/>
        </w:rPr>
        <w:t>abbrev.</w:t>
      </w:r>
      <w:proofErr w:type="gramEnd"/>
      <w:r w:rsidRPr="00130597">
        <w:rPr>
          <w:lang w:val="en-US"/>
        </w:rPr>
        <w:t xml:space="preserve"> </w:t>
      </w:r>
      <w:r w:rsidRPr="000858D0">
        <w:rPr>
          <w:lang w:val="en-US"/>
        </w:rPr>
        <w:t>XCT?</w:t>
      </w:r>
    </w:p>
  </w:comment>
  <w:comment w:id="518" w:author="Schenk, Denis Elia (ARTORG)" w:date="2021-05-31T15:55:00Z" w:initials="SDE(">
    <w:p w14:paraId="694D8242" w14:textId="585EF15E" w:rsidR="000858D0" w:rsidRDefault="000858D0">
      <w:pPr>
        <w:pStyle w:val="Kommentartext"/>
      </w:pPr>
      <w:r>
        <w:rPr>
          <w:rStyle w:val="Kommentarzeichen"/>
        </w:rPr>
        <w:annotationRef/>
      </w:r>
      <w:proofErr w:type="spellStart"/>
      <w:r>
        <w:t>Would</w:t>
      </w:r>
      <w:proofErr w:type="spellEnd"/>
      <w:r>
        <w:t xml:space="preserve"> </w:t>
      </w:r>
      <w:proofErr w:type="spellStart"/>
      <w:r>
        <w:t>rewrite</w:t>
      </w:r>
      <w:proofErr w:type="spellEnd"/>
      <w:r>
        <w:t xml:space="preserve"> </w:t>
      </w:r>
      <w:proofErr w:type="spellStart"/>
      <w:r>
        <w:t>this</w:t>
      </w:r>
      <w:proofErr w:type="spellEnd"/>
      <w:r>
        <w:t xml:space="preserve"> </w:t>
      </w:r>
      <w:proofErr w:type="spellStart"/>
      <w:r>
        <w:t>sentence</w:t>
      </w:r>
      <w:proofErr w:type="spellEnd"/>
      <w:r>
        <w:t xml:space="preserve">. </w:t>
      </w:r>
    </w:p>
  </w:comment>
  <w:comment w:id="523" w:author="Schenk, Denis Elia (ARTORG)" w:date="2021-05-31T15:58:00Z" w:initials="SDE(">
    <w:p w14:paraId="517DBFFB" w14:textId="436DE3F0" w:rsidR="000858D0" w:rsidRPr="000858D0" w:rsidRDefault="000858D0">
      <w:pPr>
        <w:pStyle w:val="Kommentartext"/>
        <w:rPr>
          <w:lang w:val="en-US"/>
        </w:rPr>
      </w:pPr>
      <w:r>
        <w:rPr>
          <w:rStyle w:val="Kommentarzeichen"/>
        </w:rPr>
        <w:annotationRef/>
      </w:r>
      <w:r w:rsidRPr="000858D0">
        <w:rPr>
          <w:lang w:val="en-US"/>
        </w:rPr>
        <w:t>I don’t see why this justifies a variable matching. Maybe you could add a sentence</w:t>
      </w:r>
      <w:r w:rsidR="0045573C">
        <w:rPr>
          <w:lang w:val="en-US"/>
        </w:rPr>
        <w:t xml:space="preserve"> about this. “, because (…)”</w:t>
      </w:r>
    </w:p>
  </w:comment>
  <w:comment w:id="528" w:author="Schenk, Denis Elia (ARTORG)" w:date="2021-05-31T16:01:00Z" w:initials="SDE(">
    <w:p w14:paraId="5C49EE81" w14:textId="2FA04FD9" w:rsidR="0045573C" w:rsidRPr="0045573C" w:rsidRDefault="0045573C">
      <w:pPr>
        <w:pStyle w:val="Kommentartext"/>
        <w:rPr>
          <w:lang w:val="en-US"/>
        </w:rPr>
      </w:pPr>
      <w:r>
        <w:rPr>
          <w:rStyle w:val="Kommentarzeichen"/>
        </w:rPr>
        <w:annotationRef/>
      </w:r>
      <w:r w:rsidRPr="0045573C">
        <w:rPr>
          <w:lang w:val="en-US"/>
        </w:rPr>
        <w:t>Regression on what variables? If you mean all regressio</w:t>
      </w:r>
      <w:r w:rsidR="00072132" w:rsidRPr="0045573C">
        <w:rPr>
          <w:noProof/>
          <w:lang w:val="en-US"/>
        </w:rPr>
        <w:t>n</w:t>
      </w:r>
      <w:r w:rsidR="00072132" w:rsidRPr="0045573C">
        <w:rPr>
          <w:noProof/>
          <w:lang w:val="en-US"/>
        </w:rPr>
        <w:t>s pr</w:t>
      </w:r>
      <w:r w:rsidR="00072132">
        <w:rPr>
          <w:noProof/>
          <w:lang w:val="en-US"/>
        </w:rPr>
        <w:t>erforme</w:t>
      </w:r>
      <w:r w:rsidR="00072132">
        <w:rPr>
          <w:noProof/>
          <w:lang w:val="en-US"/>
        </w:rPr>
        <w:t>d in the present study, I would write this.</w:t>
      </w:r>
    </w:p>
  </w:comment>
  <w:comment w:id="531" w:author="Schenk, Denis Elia (ARTORG)" w:date="2021-05-31T15:59:00Z" w:initials="SDE(">
    <w:p w14:paraId="0889B2C7" w14:textId="4519D814" w:rsidR="0045573C" w:rsidRPr="0045573C" w:rsidRDefault="0045573C">
      <w:pPr>
        <w:pStyle w:val="Kommentartext"/>
        <w:rPr>
          <w:lang w:val="en-US"/>
        </w:rPr>
      </w:pPr>
      <w:r>
        <w:rPr>
          <w:rStyle w:val="Kommentarzeichen"/>
        </w:rPr>
        <w:annotationRef/>
      </w:r>
      <w:r w:rsidRPr="0045573C">
        <w:rPr>
          <w:lang w:val="en-US"/>
        </w:rPr>
        <w:t xml:space="preserve">What was this expected range based on? </w:t>
      </w:r>
      <w:r>
        <w:rPr>
          <w:lang w:val="en-US"/>
        </w:rPr>
        <w:t xml:space="preserve">Or would you better say in the range of </w:t>
      </w:r>
      <w:proofErr w:type="spellStart"/>
      <w:r w:rsidRPr="000858D0">
        <w:rPr>
          <w:sz w:val="22"/>
          <w:szCs w:val="22"/>
          <w:lang w:val="en-GB"/>
        </w:rPr>
        <w:t>Panyasantisuk</w:t>
      </w:r>
      <w:proofErr w:type="spellEnd"/>
      <w:r>
        <w:rPr>
          <w:lang w:val="en-US"/>
        </w:rPr>
        <w:t>?</w:t>
      </w:r>
    </w:p>
  </w:comment>
  <w:comment w:id="532" w:author="Schenk, Denis Elia (ARTORG)" w:date="2021-05-31T16:02:00Z" w:initials="SDE(">
    <w:p w14:paraId="1CA0B45D" w14:textId="53BBD149" w:rsidR="0045573C" w:rsidRDefault="0045573C">
      <w:pPr>
        <w:pStyle w:val="Kommentartext"/>
      </w:pPr>
      <w:r>
        <w:rPr>
          <w:rStyle w:val="Kommentarzeichen"/>
        </w:rPr>
        <w:annotationRef/>
      </w:r>
      <w:r>
        <w:t xml:space="preserve">Same </w:t>
      </w:r>
      <w:proofErr w:type="spellStart"/>
      <w:r>
        <w:t>here</w:t>
      </w:r>
      <w:proofErr w:type="spellEnd"/>
    </w:p>
  </w:comment>
  <w:comment w:id="533" w:author="Schenk, Denis Elia (ARTORG)" w:date="2021-05-31T16:02:00Z" w:initials="SDE(">
    <w:p w14:paraId="1ADFDA22" w14:textId="3F07A664" w:rsidR="0045573C" w:rsidRPr="0045573C" w:rsidRDefault="0045573C">
      <w:pPr>
        <w:pStyle w:val="Kommentartext"/>
        <w:rPr>
          <w:lang w:val="en-US"/>
        </w:rPr>
      </w:pPr>
      <w:r>
        <w:rPr>
          <w:rStyle w:val="Kommentarzeichen"/>
        </w:rPr>
        <w:annotationRef/>
      </w:r>
      <w:r w:rsidRPr="0045573C">
        <w:rPr>
          <w:lang w:val="en-US"/>
        </w:rPr>
        <w:t xml:space="preserve">Reach usually? Again, if this range is based on </w:t>
      </w:r>
      <w:proofErr w:type="spellStart"/>
      <w:r w:rsidRPr="0045573C">
        <w:rPr>
          <w:lang w:val="en-US"/>
        </w:rPr>
        <w:t>jarunans</w:t>
      </w:r>
      <w:proofErr w:type="spellEnd"/>
      <w:r w:rsidRPr="0045573C">
        <w:rPr>
          <w:lang w:val="en-US"/>
        </w:rPr>
        <w:t xml:space="preserve"> paper, please write this.</w:t>
      </w:r>
    </w:p>
  </w:comment>
  <w:comment w:id="558" w:author="Schenk, Denis Elia (ARTORG)" w:date="2021-05-31T16:06:00Z" w:initials="SDE(">
    <w:p w14:paraId="497F148C" w14:textId="021F6B85" w:rsidR="0045573C" w:rsidRDefault="0045573C">
      <w:pPr>
        <w:pStyle w:val="Kommentartext"/>
      </w:pPr>
      <w:r>
        <w:rPr>
          <w:rStyle w:val="Kommentarzeichen"/>
        </w:rPr>
        <w:annotationRef/>
      </w:r>
      <w:proofErr w:type="spellStart"/>
      <w:r>
        <w:t>What</w:t>
      </w:r>
      <w:proofErr w:type="spellEnd"/>
      <w:r>
        <w:t xml:space="preserve"> </w:t>
      </w:r>
      <w:proofErr w:type="spellStart"/>
      <w:r>
        <w:t>plot</w:t>
      </w:r>
      <w:proofErr w:type="spellEnd"/>
      <w:r>
        <w:t xml:space="preserve"> =)</w:t>
      </w:r>
    </w:p>
  </w:comment>
  <w:comment w:id="578" w:author="Schenk, Denis Elia (ARTORG)" w:date="2021-05-31T16:10:00Z" w:initials="SDE(">
    <w:p w14:paraId="7EF2D640" w14:textId="1051916C" w:rsidR="00DA04E0" w:rsidRDefault="00DA04E0">
      <w:pPr>
        <w:pStyle w:val="Kommentartext"/>
      </w:pPr>
      <w:r>
        <w:rPr>
          <w:rStyle w:val="Kommentarzeichen"/>
        </w:rPr>
        <w:annotationRef/>
      </w:r>
      <w:r w:rsidRPr="00DA04E0">
        <w:rPr>
          <w:lang w:val="en-US"/>
        </w:rPr>
        <w:t xml:space="preserve">Just something I noticed now: Sometimes you write about regression and sometimes about fits. </w:t>
      </w:r>
      <w:r>
        <w:t xml:space="preserve">I </w:t>
      </w:r>
      <w:proofErr w:type="spellStart"/>
      <w:r>
        <w:t>would</w:t>
      </w:r>
      <w:proofErr w:type="spellEnd"/>
      <w:r>
        <w:t xml:space="preserve"> just </w:t>
      </w:r>
      <w:proofErr w:type="spellStart"/>
      <w:r>
        <w:t>use</w:t>
      </w:r>
      <w:proofErr w:type="spellEnd"/>
      <w:r>
        <w:t xml:space="preserve"> </w:t>
      </w:r>
      <w:proofErr w:type="spellStart"/>
      <w:r>
        <w:t>regression</w:t>
      </w:r>
      <w:proofErr w:type="spellEnd"/>
      <w:r>
        <w:t xml:space="preserve"> </w:t>
      </w:r>
      <w:proofErr w:type="spellStart"/>
      <w:r>
        <w:t>analysis</w:t>
      </w:r>
      <w:proofErr w:type="spellEnd"/>
      <w:r>
        <w:t xml:space="preserve"> </w:t>
      </w:r>
      <w:proofErr w:type="spellStart"/>
      <w:r>
        <w:t>consistently</w:t>
      </w:r>
      <w:proofErr w:type="spellEnd"/>
      <w:r>
        <w:t>.</w:t>
      </w:r>
    </w:p>
  </w:comment>
  <w:comment w:id="579" w:author="Schenk, Denis Elia (ARTORG)" w:date="2021-05-31T16:12:00Z" w:initials="SDE(">
    <w:p w14:paraId="4BDBFD01" w14:textId="6F154A56" w:rsidR="00DA04E0" w:rsidRPr="00DA04E0" w:rsidRDefault="00DA04E0">
      <w:pPr>
        <w:pStyle w:val="Kommentartext"/>
        <w:rPr>
          <w:lang w:val="en-US"/>
        </w:rPr>
      </w:pPr>
      <w:r>
        <w:rPr>
          <w:rStyle w:val="Kommentarzeichen"/>
        </w:rPr>
        <w:annotationRef/>
      </w:r>
      <w:r w:rsidRPr="00DA04E0">
        <w:rPr>
          <w:lang w:val="en-US"/>
        </w:rPr>
        <w:t>This makes no sense for</w:t>
      </w:r>
      <w:r>
        <w:rPr>
          <w:lang w:val="en-US"/>
        </w:rPr>
        <w:t xml:space="preserve"> me. What do you want to say here?</w:t>
      </w:r>
    </w:p>
  </w:comment>
  <w:comment w:id="580" w:author="Schenk, Denis Elia (ARTORG)" w:date="2021-05-31T16:12:00Z" w:initials="SDE(">
    <w:p w14:paraId="5993D075" w14:textId="7325F6A1" w:rsidR="00DA04E0" w:rsidRPr="00DA04E0" w:rsidRDefault="00DA04E0">
      <w:pPr>
        <w:pStyle w:val="Kommentartext"/>
        <w:rPr>
          <w:lang w:val="en-US"/>
        </w:rPr>
      </w:pPr>
      <w:r>
        <w:rPr>
          <w:rStyle w:val="Kommentarzeichen"/>
        </w:rPr>
        <w:annotationRef/>
      </w:r>
      <w:r w:rsidRPr="00DA04E0">
        <w:rPr>
          <w:lang w:val="en-US"/>
        </w:rPr>
        <w:t xml:space="preserve">Compared to unfiltered? </w:t>
      </w:r>
      <w:proofErr w:type="spellStart"/>
      <w:r w:rsidRPr="00DA04E0">
        <w:rPr>
          <w:lang w:val="en-US"/>
        </w:rPr>
        <w:t>Ort o</w:t>
      </w:r>
      <w:proofErr w:type="spellEnd"/>
      <w:r w:rsidRPr="00DA04E0">
        <w:rPr>
          <w:lang w:val="en-US"/>
        </w:rPr>
        <w:t xml:space="preserve"> OI?</w:t>
      </w:r>
    </w:p>
  </w:comment>
  <w:comment w:id="586" w:author="Schenk, Denis Elia (ARTORG)" w:date="2021-05-31T16:14:00Z" w:initials="SDE(">
    <w:p w14:paraId="29A24A37" w14:textId="78717662" w:rsidR="00DA04E0" w:rsidRPr="00DA04E0" w:rsidRDefault="00DA04E0">
      <w:pPr>
        <w:pStyle w:val="Kommentartext"/>
        <w:rPr>
          <w:lang w:val="en-US"/>
        </w:rPr>
      </w:pPr>
      <w:r>
        <w:rPr>
          <w:rStyle w:val="Kommentarzeichen"/>
        </w:rPr>
        <w:annotationRef/>
      </w:r>
      <w:proofErr w:type="gramStart"/>
      <w:r w:rsidRPr="00DA04E0">
        <w:rPr>
          <w:lang w:val="en-US"/>
        </w:rPr>
        <w:t>So</w:t>
      </w:r>
      <w:proofErr w:type="gramEnd"/>
      <w:r w:rsidRPr="00DA04E0">
        <w:rPr>
          <w:lang w:val="en-US"/>
        </w:rPr>
        <w:t xml:space="preserve"> both...? Better write: «The filtering eliminates data points </w:t>
      </w:r>
      <w:r>
        <w:rPr>
          <w:lang w:val="en-US"/>
        </w:rPr>
        <w:t>further away and very close to the diagonal, leading to a smaller dataset.</w:t>
      </w:r>
    </w:p>
  </w:comment>
  <w:comment w:id="589" w:author="Schenk, Denis Elia (ARTORG)" w:date="2021-05-31T16:15:00Z" w:initials="SDE(">
    <w:p w14:paraId="716D0789" w14:textId="2DC79FBB" w:rsidR="00DA04E0" w:rsidRPr="00DA04E0" w:rsidRDefault="00DA04E0">
      <w:pPr>
        <w:pStyle w:val="Kommentartext"/>
        <w:rPr>
          <w:lang w:val="en-US"/>
        </w:rPr>
      </w:pPr>
      <w:r>
        <w:rPr>
          <w:rStyle w:val="Kommentarzeichen"/>
        </w:rPr>
        <w:annotationRef/>
      </w:r>
      <w:r w:rsidRPr="00DA04E0">
        <w:rPr>
          <w:lang w:val="en-US"/>
        </w:rPr>
        <w:t>Why is R^2 stated here?</w:t>
      </w:r>
    </w:p>
  </w:comment>
  <w:comment w:id="591" w:author="Schenk, Denis Elia (ARTORG)" w:date="2021-05-31T16:16:00Z" w:initials="SDE(">
    <w:p w14:paraId="462EC04B" w14:textId="1C5914B3" w:rsidR="00DA04E0" w:rsidRPr="00DA04E0" w:rsidRDefault="00DA04E0">
      <w:pPr>
        <w:pStyle w:val="Kommentartext"/>
        <w:rPr>
          <w:lang w:val="en-US"/>
        </w:rPr>
      </w:pPr>
      <w:r>
        <w:rPr>
          <w:rStyle w:val="Kommentarzeichen"/>
        </w:rPr>
        <w:annotationRef/>
      </w:r>
      <w:r w:rsidRPr="00DA04E0">
        <w:rPr>
          <w:lang w:val="en-US"/>
        </w:rPr>
        <w:t xml:space="preserve">Improvement in fit? Better say increasing </w:t>
      </w:r>
      <w:r>
        <w:rPr>
          <w:lang w:val="en-US"/>
        </w:rPr>
        <w:t>coefficient of regression.</w:t>
      </w:r>
    </w:p>
  </w:comment>
  <w:comment w:id="609" w:author="Schenk, Denis Elia (ARTORG)" w:date="2021-05-31T16:21:00Z" w:initials="SDE(">
    <w:p w14:paraId="54221BC3" w14:textId="5C8F26CA" w:rsidR="00803AA9" w:rsidRDefault="00803AA9">
      <w:pPr>
        <w:pStyle w:val="Kommentartext"/>
      </w:pPr>
      <w:r>
        <w:rPr>
          <w:rStyle w:val="Kommentarzeichen"/>
        </w:rPr>
        <w:annotationRef/>
      </w:r>
      <w:proofErr w:type="spellStart"/>
      <w:r>
        <w:t>Or</w:t>
      </w:r>
      <w:proofErr w:type="spellEnd"/>
      <w:r>
        <w:t xml:space="preserve"> </w:t>
      </w:r>
      <w:proofErr w:type="spellStart"/>
      <w:r>
        <w:t>regression</w:t>
      </w:r>
      <w:proofErr w:type="spellEnd"/>
      <w:r>
        <w:t xml:space="preserve"> </w:t>
      </w:r>
      <w:proofErr w:type="spellStart"/>
      <w:r>
        <w:t>analysis</w:t>
      </w:r>
      <w:proofErr w:type="spellEnd"/>
      <w:r>
        <w:t>...</w:t>
      </w:r>
    </w:p>
  </w:comment>
  <w:comment w:id="610" w:author="Schenk, Denis Elia (ARTORG)" w:date="2021-05-31T16:21:00Z" w:initials="SDE(">
    <w:p w14:paraId="5FC9DDE9" w14:textId="1992ACA4" w:rsidR="00803AA9" w:rsidRPr="00803AA9" w:rsidRDefault="00803AA9">
      <w:pPr>
        <w:pStyle w:val="Kommentartext"/>
        <w:rPr>
          <w:lang w:val="en-US"/>
        </w:rPr>
      </w:pPr>
      <w:r>
        <w:rPr>
          <w:rStyle w:val="Kommentarzeichen"/>
        </w:rPr>
        <w:annotationRef/>
      </w:r>
      <w:r w:rsidRPr="00803AA9">
        <w:rPr>
          <w:lang w:val="en-US"/>
        </w:rPr>
        <w:t>A general comment: You have quite a complicated procedure with many different data sets. There are healthy and OI, individual and combined, matched and unmatched. Please be very specific in the naming</w:t>
      </w:r>
      <w:r w:rsidR="00072132" w:rsidRPr="00803AA9">
        <w:rPr>
          <w:noProof/>
          <w:lang w:val="en-US"/>
        </w:rPr>
        <w:t xml:space="preserve"> every</w:t>
      </w:r>
      <w:r w:rsidR="00072132" w:rsidRPr="00803AA9">
        <w:rPr>
          <w:noProof/>
          <w:lang w:val="en-US"/>
        </w:rPr>
        <w:t>tim</w:t>
      </w:r>
      <w:r w:rsidR="00072132" w:rsidRPr="00803AA9">
        <w:rPr>
          <w:noProof/>
          <w:lang w:val="en-US"/>
        </w:rPr>
        <w:t>and use the t</w:t>
      </w:r>
      <w:r w:rsidR="00072132" w:rsidRPr="00803AA9">
        <w:rPr>
          <w:noProof/>
          <w:lang w:val="en-US"/>
        </w:rPr>
        <w:t>erms consistently. I don't remember, but when you describe the procedures would write</w:t>
      </w:r>
      <w:r w:rsidR="00072132">
        <w:rPr>
          <w:noProof/>
          <w:lang w:val="en-US"/>
        </w:rPr>
        <w:t xml:space="preserve"> "This data s</w:t>
      </w:r>
      <w:r w:rsidR="00072132">
        <w:rPr>
          <w:noProof/>
          <w:lang w:val="en-US"/>
        </w:rPr>
        <w:t>et is later called u</w:t>
      </w:r>
      <w:r w:rsidR="00072132">
        <w:rPr>
          <w:noProof/>
          <w:lang w:val="en-US"/>
        </w:rPr>
        <w:t>nmatched</w:t>
      </w:r>
      <w:r w:rsidR="00072132">
        <w:rPr>
          <w:noProof/>
          <w:lang w:val="en-US"/>
        </w:rPr>
        <w:t>(..)"</w:t>
      </w:r>
    </w:p>
  </w:comment>
  <w:comment w:id="620" w:author="Schenk, Denis Elia (ARTORG)" w:date="2021-05-31T16:24:00Z" w:initials="SDE(">
    <w:p w14:paraId="00BE226B" w14:textId="3E8F5B07" w:rsidR="00803AA9" w:rsidRPr="00803AA9" w:rsidRDefault="00803AA9">
      <w:pPr>
        <w:pStyle w:val="Kommentartext"/>
        <w:rPr>
          <w:lang w:val="en-US"/>
        </w:rPr>
      </w:pPr>
      <w:r>
        <w:rPr>
          <w:rStyle w:val="Kommentarzeichen"/>
        </w:rPr>
        <w:annotationRef/>
      </w:r>
      <w:r w:rsidRPr="00803AA9">
        <w:rPr>
          <w:lang w:val="en-US"/>
        </w:rPr>
        <w:t>Once again, you have quite some groups. Here I would state OI and healthy.</w:t>
      </w:r>
    </w:p>
  </w:comment>
  <w:comment w:id="624" w:author="Schenk, Denis Elia (ARTORG)" w:date="2021-05-31T16:25:00Z" w:initials="SDE(">
    <w:p w14:paraId="1EDE3723" w14:textId="7BB9775B" w:rsidR="00803AA9" w:rsidRPr="00803AA9" w:rsidRDefault="00803AA9">
      <w:pPr>
        <w:pStyle w:val="Kommentartext"/>
        <w:rPr>
          <w:lang w:val="en-US"/>
        </w:rPr>
      </w:pPr>
      <w:r>
        <w:rPr>
          <w:rStyle w:val="Kommentarzeichen"/>
        </w:rPr>
        <w:annotationRef/>
      </w:r>
      <w:r w:rsidRPr="00803AA9">
        <w:rPr>
          <w:lang w:val="en-US"/>
        </w:rPr>
        <w:t xml:space="preserve">Is this common range </w:t>
      </w:r>
      <w:proofErr w:type="gramStart"/>
      <w:r w:rsidRPr="00803AA9">
        <w:rPr>
          <w:lang w:val="en-US"/>
        </w:rPr>
        <w:t>large compared</w:t>
      </w:r>
      <w:proofErr w:type="gramEnd"/>
      <w:r w:rsidRPr="00803AA9">
        <w:rPr>
          <w:lang w:val="en-US"/>
        </w:rPr>
        <w:t xml:space="preserve"> </w:t>
      </w:r>
      <w:proofErr w:type="spellStart"/>
      <w:r w:rsidRPr="00803AA9">
        <w:rPr>
          <w:lang w:val="en-US"/>
        </w:rPr>
        <w:t>tot he</w:t>
      </w:r>
      <w:proofErr w:type="spellEnd"/>
      <w:r w:rsidRPr="00803AA9">
        <w:rPr>
          <w:lang w:val="en-US"/>
        </w:rPr>
        <w:t xml:space="preserve"> range of values?</w:t>
      </w:r>
    </w:p>
  </w:comment>
  <w:comment w:id="633" w:author="Schenk, Denis Elia (ARTORG)" w:date="2021-05-31T16:27:00Z" w:initials="SDE(">
    <w:p w14:paraId="3F81944D" w14:textId="29F46EEE" w:rsidR="00803AA9" w:rsidRDefault="00803AA9">
      <w:pPr>
        <w:pStyle w:val="Kommentartext"/>
      </w:pPr>
      <w:r>
        <w:rPr>
          <w:rStyle w:val="Kommentarzeichen"/>
        </w:rPr>
        <w:annotationRef/>
      </w:r>
      <w:r w:rsidRPr="00803AA9">
        <w:rPr>
          <w:lang w:val="en-US"/>
        </w:rPr>
        <w:t xml:space="preserve">I like this argumentation a lot! </w:t>
      </w:r>
      <w:proofErr w:type="spellStart"/>
      <w:r>
        <w:t>Well</w:t>
      </w:r>
      <w:proofErr w:type="spellEnd"/>
      <w:r>
        <w:t xml:space="preserve"> </w:t>
      </w:r>
      <w:proofErr w:type="spellStart"/>
      <w:r>
        <w:t>done</w:t>
      </w:r>
      <w:proofErr w:type="spellEnd"/>
      <w:r>
        <w:t>!</w:t>
      </w:r>
    </w:p>
  </w:comment>
  <w:comment w:id="648" w:author="Schenk, Denis Elia (ARTORG)" w:date="2021-05-31T16:30:00Z" w:initials="SDE(">
    <w:p w14:paraId="3BDB8505" w14:textId="331DC30D" w:rsidR="00BD4BA3" w:rsidRDefault="00BD4BA3">
      <w:pPr>
        <w:pStyle w:val="Kommentartext"/>
      </w:pPr>
      <w:r>
        <w:rPr>
          <w:rStyle w:val="Kommentarzeichen"/>
        </w:rPr>
        <w:annotationRef/>
      </w:r>
      <w:r>
        <w:t xml:space="preserve">Like </w:t>
      </w:r>
      <w:proofErr w:type="spellStart"/>
      <w:r>
        <w:t>that</w:t>
      </w:r>
      <w:proofErr w:type="spellEnd"/>
      <w:r>
        <w:t>!</w:t>
      </w:r>
    </w:p>
  </w:comment>
  <w:comment w:id="650" w:author="Schenk, Denis Elia (ARTORG)" w:date="2021-05-31T16:31:00Z" w:initials="SDE(">
    <w:p w14:paraId="61561E95" w14:textId="25995AE8" w:rsidR="00BD4BA3" w:rsidRDefault="00BD4BA3">
      <w:pPr>
        <w:pStyle w:val="Kommentartext"/>
      </w:pPr>
      <w:r>
        <w:rPr>
          <w:rStyle w:val="Kommentarzeichen"/>
        </w:rPr>
        <w:annotationRef/>
      </w:r>
      <w:r>
        <w:t xml:space="preserve">Like </w:t>
      </w:r>
      <w:proofErr w:type="spellStart"/>
      <w:r>
        <w:t>that</w:t>
      </w:r>
      <w:proofErr w:type="spellEnd"/>
      <w:r>
        <w:t xml:space="preserve"> </w:t>
      </w:r>
      <w:proofErr w:type="spellStart"/>
      <w:r>
        <w:t>too</w:t>
      </w:r>
      <w:proofErr w:type="spellEnd"/>
      <w:r>
        <w:t>!</w:t>
      </w:r>
    </w:p>
  </w:comment>
  <w:comment w:id="655" w:author="Schenk, Denis Elia (ARTORG)" w:date="2021-05-31T16:31:00Z" w:initials="SDE(">
    <w:p w14:paraId="651AEC31" w14:textId="32469914" w:rsidR="00BD4BA3" w:rsidRDefault="00BD4BA3">
      <w:pPr>
        <w:pStyle w:val="Kommentartext"/>
      </w:pPr>
      <w:r>
        <w:rPr>
          <w:rStyle w:val="Kommentarzeichen"/>
        </w:rPr>
        <w:annotationRef/>
      </w:r>
      <w:proofErr w:type="spellStart"/>
      <w:r>
        <w:t>Or</w:t>
      </w:r>
      <w:proofErr w:type="spellEnd"/>
      <w:r>
        <w:t xml:space="preserve"> </w:t>
      </w:r>
      <w:proofErr w:type="spellStart"/>
      <w:r>
        <w:t>regression</w:t>
      </w:r>
      <w:proofErr w:type="spellEnd"/>
      <w:r>
        <w:t>...</w:t>
      </w:r>
    </w:p>
  </w:comment>
  <w:comment w:id="666" w:author="Schenk, Denis Elia (ARTORG)" w:date="2021-05-31T16:33:00Z" w:initials="SDE(">
    <w:p w14:paraId="6D7B6448" w14:textId="17478706" w:rsidR="00BD4BA3" w:rsidRPr="00BD4BA3" w:rsidRDefault="00BD4BA3">
      <w:pPr>
        <w:pStyle w:val="Kommentartext"/>
        <w:rPr>
          <w:lang w:val="en-US"/>
        </w:rPr>
      </w:pPr>
      <w:r>
        <w:rPr>
          <w:rStyle w:val="Kommentarzeichen"/>
        </w:rPr>
        <w:annotationRef/>
      </w:r>
      <w:r w:rsidRPr="00BD4BA3">
        <w:rPr>
          <w:lang w:val="en-US"/>
        </w:rPr>
        <w:t>Can be, or is? I suppos</w:t>
      </w:r>
      <w:r>
        <w:rPr>
          <w:lang w:val="en-US"/>
        </w:rPr>
        <w:t xml:space="preserve">e that this impact can very well be significant, as soon as the proportion of such low stiffness elements grows… </w:t>
      </w:r>
      <w:proofErr w:type="gramStart"/>
      <w:r>
        <w:rPr>
          <w:lang w:val="en-US"/>
        </w:rPr>
        <w:t>So actually, one</w:t>
      </w:r>
      <w:proofErr w:type="gramEnd"/>
      <w:r>
        <w:rPr>
          <w:lang w:val="en-US"/>
        </w:rPr>
        <w:t xml:space="preserve"> should make sure, that this proportion is low enough to state that their impact is non-significant. You understand what I mean?</w:t>
      </w:r>
    </w:p>
  </w:comment>
  <w:comment w:id="689" w:author="Schenk, Denis Elia (ARTORG)" w:date="2021-05-31T16:36:00Z" w:initials="SDE(">
    <w:p w14:paraId="4AC6F087" w14:textId="23D6156F" w:rsidR="00BD4BA3" w:rsidRPr="00BD4BA3" w:rsidRDefault="00BD4BA3">
      <w:pPr>
        <w:pStyle w:val="Kommentartext"/>
        <w:rPr>
          <w:lang w:val="en-US"/>
        </w:rPr>
      </w:pPr>
      <w:r>
        <w:rPr>
          <w:rStyle w:val="Kommentarzeichen"/>
        </w:rPr>
        <w:annotationRef/>
      </w:r>
      <w:r w:rsidRPr="00BD4BA3">
        <w:rPr>
          <w:lang w:val="en-US"/>
        </w:rPr>
        <w:t>But as you stated above, what is «homogeneous enough»</w:t>
      </w:r>
      <w:r>
        <w:rPr>
          <w:lang w:val="en-US"/>
        </w:rPr>
        <w:t>…</w:t>
      </w:r>
    </w:p>
  </w:comment>
  <w:comment w:id="697" w:author="Schenk, Denis Elia (ARTORG)" w:date="2021-05-31T16:40:00Z" w:initials="SDE(">
    <w:p w14:paraId="045E6F5C" w14:textId="36D51A8B" w:rsidR="00072132" w:rsidRPr="00072132" w:rsidRDefault="00072132">
      <w:pPr>
        <w:pStyle w:val="Kommentartext"/>
        <w:rPr>
          <w:lang w:val="en-US"/>
        </w:rPr>
      </w:pPr>
      <w:r>
        <w:rPr>
          <w:rStyle w:val="Kommentarzeichen"/>
        </w:rPr>
        <w:annotationRef/>
      </w:r>
      <w:r w:rsidRPr="00072132">
        <w:rPr>
          <w:lang w:val="en-US"/>
        </w:rPr>
        <w:t xml:space="preserve">But didn’t he </w:t>
      </w:r>
      <w:proofErr w:type="gramStart"/>
      <w:r w:rsidRPr="00072132">
        <w:rPr>
          <w:lang w:val="en-US"/>
        </w:rPr>
        <w:t>showed</w:t>
      </w:r>
      <w:proofErr w:type="gramEnd"/>
      <w:r w:rsidRPr="00072132">
        <w:rPr>
          <w:lang w:val="en-US"/>
        </w:rPr>
        <w:t xml:space="preserve"> this on micro-level? I’m not sure anymore. But if yes, I would state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C05DCEA" w15:done="0"/>
  <w15:commentEx w15:paraId="261376BC" w15:done="0"/>
  <w15:commentEx w15:paraId="7FDE7D6C" w15:done="0"/>
  <w15:commentEx w15:paraId="7A1B4030" w15:done="0"/>
  <w15:commentEx w15:paraId="03318BF4" w15:done="0"/>
  <w15:commentEx w15:paraId="5B81F51B" w15:done="0"/>
  <w15:commentEx w15:paraId="08834E43" w15:done="0"/>
  <w15:commentEx w15:paraId="788A9B9B" w15:done="0"/>
  <w15:commentEx w15:paraId="57BB35FA" w15:done="0"/>
  <w15:commentEx w15:paraId="0F4A25C5" w15:done="0"/>
  <w15:commentEx w15:paraId="5AA043BD" w15:done="0"/>
  <w15:commentEx w15:paraId="0437EC67" w15:done="0"/>
  <w15:commentEx w15:paraId="27DE2AEE" w15:done="0"/>
  <w15:commentEx w15:paraId="43497AE6" w15:done="0"/>
  <w15:commentEx w15:paraId="0DB53219" w15:done="0"/>
  <w15:commentEx w15:paraId="5C8B0549" w15:done="0"/>
  <w15:commentEx w15:paraId="2A73C88A" w15:done="0"/>
  <w15:commentEx w15:paraId="2FFA3082" w15:done="0"/>
  <w15:commentEx w15:paraId="5A70A5BC" w15:done="0"/>
  <w15:commentEx w15:paraId="0CB916FE" w15:done="0"/>
  <w15:commentEx w15:paraId="12AF3EB7" w15:done="0"/>
  <w15:commentEx w15:paraId="3C0B44C9" w15:done="0"/>
  <w15:commentEx w15:paraId="73ACD8A8" w15:done="0"/>
  <w15:commentEx w15:paraId="309356D9" w15:done="0"/>
  <w15:commentEx w15:paraId="3762337E" w15:done="0"/>
  <w15:commentEx w15:paraId="25DE1C8F" w15:done="0"/>
  <w15:commentEx w15:paraId="7D9B7FC1" w15:done="0"/>
  <w15:commentEx w15:paraId="45D52828" w15:done="0"/>
  <w15:commentEx w15:paraId="4F0AA63A" w15:done="0"/>
  <w15:commentEx w15:paraId="2C2747BE" w15:done="0"/>
  <w15:commentEx w15:paraId="5CF0A617" w15:done="0"/>
  <w15:commentEx w15:paraId="47F474BC" w15:done="0"/>
  <w15:commentEx w15:paraId="3DBABADE" w15:done="0"/>
  <w15:commentEx w15:paraId="72FD4AFE" w15:done="0"/>
  <w15:commentEx w15:paraId="59443357" w15:done="0"/>
  <w15:commentEx w15:paraId="28976064" w15:done="0"/>
  <w15:commentEx w15:paraId="12F5E4CB" w15:done="0"/>
  <w15:commentEx w15:paraId="146F40A7" w15:done="0"/>
  <w15:commentEx w15:paraId="1A4EE678" w15:done="0"/>
  <w15:commentEx w15:paraId="666DF664" w15:done="0"/>
  <w15:commentEx w15:paraId="37342837" w15:done="0"/>
  <w15:commentEx w15:paraId="0B133894" w15:done="0"/>
  <w15:commentEx w15:paraId="19318650" w15:done="0"/>
  <w15:commentEx w15:paraId="40C5D0A3" w15:done="0"/>
  <w15:commentEx w15:paraId="3202B975" w15:done="0"/>
  <w15:commentEx w15:paraId="5D2DFA6A" w15:done="0"/>
  <w15:commentEx w15:paraId="5E4EB248" w15:done="0"/>
  <w15:commentEx w15:paraId="030F3D16" w15:done="0"/>
  <w15:commentEx w15:paraId="1D002C82" w15:done="0"/>
  <w15:commentEx w15:paraId="6DBE86D7" w15:done="0"/>
  <w15:commentEx w15:paraId="1163E842" w15:done="0"/>
  <w15:commentEx w15:paraId="693F6CD5" w15:done="0"/>
  <w15:commentEx w15:paraId="3D8471AB" w15:done="0"/>
  <w15:commentEx w15:paraId="5A094921" w15:done="0"/>
  <w15:commentEx w15:paraId="1E5310F9" w15:done="0"/>
  <w15:commentEx w15:paraId="07D8E0F2" w15:done="0"/>
  <w15:commentEx w15:paraId="6BC75CA5" w15:done="0"/>
  <w15:commentEx w15:paraId="7D48C2EE" w15:done="0"/>
  <w15:commentEx w15:paraId="1808867D" w15:done="0"/>
  <w15:commentEx w15:paraId="694D8242" w15:done="0"/>
  <w15:commentEx w15:paraId="517DBFFB" w15:done="0"/>
  <w15:commentEx w15:paraId="5C49EE81" w15:done="0"/>
  <w15:commentEx w15:paraId="0889B2C7" w15:done="0"/>
  <w15:commentEx w15:paraId="1CA0B45D" w15:done="0"/>
  <w15:commentEx w15:paraId="1ADFDA22" w15:done="0"/>
  <w15:commentEx w15:paraId="497F148C" w15:done="0"/>
  <w15:commentEx w15:paraId="7EF2D640" w15:done="0"/>
  <w15:commentEx w15:paraId="4BDBFD01" w15:done="0"/>
  <w15:commentEx w15:paraId="5993D075" w15:done="0"/>
  <w15:commentEx w15:paraId="29A24A37" w15:done="0"/>
  <w15:commentEx w15:paraId="716D0789" w15:done="0"/>
  <w15:commentEx w15:paraId="462EC04B" w15:done="0"/>
  <w15:commentEx w15:paraId="54221BC3" w15:done="0"/>
  <w15:commentEx w15:paraId="5FC9DDE9" w15:done="0"/>
  <w15:commentEx w15:paraId="00BE226B" w15:done="0"/>
  <w15:commentEx w15:paraId="1EDE3723" w15:done="0"/>
  <w15:commentEx w15:paraId="3F81944D" w15:done="0"/>
  <w15:commentEx w15:paraId="3BDB8505" w15:done="0"/>
  <w15:commentEx w15:paraId="61561E95" w15:done="0"/>
  <w15:commentEx w15:paraId="651AEC31" w15:done="0"/>
  <w15:commentEx w15:paraId="6D7B6448" w15:done="0"/>
  <w15:commentEx w15:paraId="4AC6F087" w15:done="0"/>
  <w15:commentEx w15:paraId="045E6F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51FEFC" w16cex:dateUtc="2021-05-21T07:42:00Z"/>
  <w16cex:commentExtensible w16cex:durableId="2451FEAC" w16cex:dateUtc="2021-05-21T07:41:00Z"/>
  <w16cex:commentExtensible w16cex:durableId="2451FF13" w16cex:dateUtc="2021-05-21T07:42:00Z"/>
  <w16cex:commentExtensible w16cex:durableId="2451FF4F" w16cex:dateUtc="2021-05-21T07:43:00Z"/>
  <w16cex:commentExtensible w16cex:durableId="2451FF71" w16cex:dateUtc="2021-05-21T07:44:00Z"/>
  <w16cex:commentExtensible w16cex:durableId="2451FFBC" w16cex:dateUtc="2021-05-21T07:45:00Z"/>
  <w16cex:commentExtensible w16cex:durableId="245200B0" w16cex:dateUtc="2021-05-21T07:49:00Z"/>
  <w16cex:commentExtensible w16cex:durableId="2452010E" w16cex:dateUtc="2021-05-21T07:51:00Z"/>
  <w16cex:commentExtensible w16cex:durableId="24520143" w16cex:dateUtc="2021-05-21T07:52:00Z"/>
  <w16cex:commentExtensible w16cex:durableId="24520208" w16cex:dateUtc="2021-05-21T07:55:00Z"/>
  <w16cex:commentExtensible w16cex:durableId="24520276" w16cex:dateUtc="2021-05-21T07:57:00Z"/>
  <w16cex:commentExtensible w16cex:durableId="2452030F" w16cex:dateUtc="2021-05-21T07:59:00Z"/>
  <w16cex:commentExtensible w16cex:durableId="24520365" w16cex:dateUtc="2021-05-21T08:01:00Z"/>
  <w16cex:commentExtensible w16cex:durableId="2452038F" w16cex:dateUtc="2021-05-21T08:01:00Z"/>
  <w16cex:commentExtensible w16cex:durableId="24521285" w16cex:dateUtc="2021-05-21T09:05:00Z"/>
  <w16cex:commentExtensible w16cex:durableId="245209CB" w16cex:dateUtc="2021-05-21T08:28:00Z"/>
  <w16cex:commentExtensible w16cex:durableId="24520A01" w16cex:dateUtc="2021-05-21T08:29:00Z"/>
  <w16cex:commentExtensible w16cex:durableId="24520A61" w16cex:dateUtc="2021-05-21T08:30:00Z"/>
  <w16cex:commentExtensible w16cex:durableId="24520C3A" w16cex:dateUtc="2021-05-21T08:38:00Z"/>
  <w16cex:commentExtensible w16cex:durableId="24520B4D" w16cex:dateUtc="2021-05-21T08:34:00Z"/>
  <w16cex:commentExtensible w16cex:durableId="24520B88" w16cex:dateUtc="2021-05-21T08:35:00Z"/>
  <w16cex:commentExtensible w16cex:durableId="24520BC4" w16cex:dateUtc="2021-05-21T08:36:00Z"/>
  <w16cex:commentExtensible w16cex:durableId="24520BE8" w16cex:dateUtc="2021-05-21T08:37:00Z"/>
  <w16cex:commentExtensible w16cex:durableId="24520C90" w16cex:dateUtc="2021-05-21T08:40:00Z"/>
  <w16cex:commentExtensible w16cex:durableId="24520D41" w16cex:dateUtc="2021-05-21T08:43:00Z"/>
  <w16cex:commentExtensible w16cex:durableId="24520D6F" w16cex:dateUtc="2021-05-21T08:43:00Z"/>
  <w16cex:commentExtensible w16cex:durableId="24520D8A" w16cex:dateUtc="2021-05-21T08:44:00Z"/>
  <w16cex:commentExtensible w16cex:durableId="24520DE2" w16cex:dateUtc="2021-05-21T08:45:00Z"/>
  <w16cex:commentExtensible w16cex:durableId="24520E17" w16cex:dateUtc="2021-05-21T08:46:00Z"/>
  <w16cex:commentExtensible w16cex:durableId="24520E38" w16cex:dateUtc="2021-05-21T08:47:00Z"/>
  <w16cex:commentExtensible w16cex:durableId="24520E50" w16cex:dateUtc="2021-05-21T08:47:00Z"/>
  <w16cex:commentExtensible w16cex:durableId="24520EA4" w16cex:dateUtc="2021-05-21T08:49:00Z"/>
  <w16cex:commentExtensible w16cex:durableId="24520ED1" w16cex:dateUtc="2021-05-21T08:49:00Z"/>
  <w16cex:commentExtensible w16cex:durableId="24520F34" w16cex:dateUtc="2021-05-21T08:51:00Z"/>
  <w16cex:commentExtensible w16cex:durableId="24520F6E" w16cex:dateUtc="2021-05-21T08:52:00Z"/>
  <w16cex:commentExtensible w16cex:durableId="24521042" w16cex:dateUtc="2021-05-21T08:56:00Z"/>
  <w16cex:commentExtensible w16cex:durableId="2452105F" w16cex:dateUtc="2021-05-21T08:56:00Z"/>
  <w16cex:commentExtensible w16cex:durableId="24521085" w16cex:dateUtc="2021-05-21T08:57:00Z"/>
  <w16cex:commentExtensible w16cex:durableId="245210B4" w16cex:dateUtc="2021-05-21T08:57:00Z"/>
  <w16cex:commentExtensible w16cex:durableId="24521116" w16cex:dateUtc="2021-05-21T08:59:00Z"/>
  <w16cex:commentExtensible w16cex:durableId="245211DB" w16cex:dateUtc="2021-05-21T09:02:00Z"/>
  <w16cex:commentExtensible w16cex:durableId="24521209" w16cex:dateUtc="2021-05-21T09:03:00Z"/>
  <w16cex:commentExtensible w16cex:durableId="2457531B" w16cex:dateUtc="2021-05-25T08:42:00Z"/>
  <w16cex:commentExtensible w16cex:durableId="24575343" w16cex:dateUtc="2021-05-25T08:43:00Z"/>
  <w16cex:commentExtensible w16cex:durableId="245753A8" w16cex:dateUtc="2021-05-25T08:44:00Z"/>
  <w16cex:commentExtensible w16cex:durableId="245753D3" w16cex:dateUtc="2021-05-25T08:45:00Z"/>
  <w16cex:commentExtensible w16cex:durableId="245753FA" w16cex:dateUtc="2021-05-25T08:46:00Z"/>
  <w16cex:commentExtensible w16cex:durableId="24575438" w16cex:dateUtc="2021-05-25T08:47:00Z"/>
  <w16cex:commentExtensible w16cex:durableId="24575465" w16cex:dateUtc="2021-05-25T08:48:00Z"/>
  <w16cex:commentExtensible w16cex:durableId="245754C6" w16cex:dateUtc="2021-05-25T08:49:00Z"/>
  <w16cex:commentExtensible w16cex:durableId="24575528" w16cex:dateUtc="2021-05-25T08:51:00Z"/>
  <w16cex:commentExtensible w16cex:durableId="245756B5" w16cex:dateUtc="2021-05-25T08:57:00Z"/>
  <w16cex:commentExtensible w16cex:durableId="2457560E" w16cex:dateUtc="2021-05-25T08:55:00Z"/>
  <w16cex:commentExtensible w16cex:durableId="245756CF" w16cex:dateUtc="2021-05-25T08:58:00Z"/>
  <w16cex:commentExtensible w16cex:durableId="2457578D" w16cex:dateUtc="2021-05-25T09:01:00Z"/>
  <w16cex:commentExtensible w16cex:durableId="245758C5" w16cex:dateUtc="2021-05-25T09:06:00Z"/>
  <w16cex:commentExtensible w16cex:durableId="245758CF" w16cex:dateUtc="2021-05-25T09:06:00Z"/>
  <w16cex:commentExtensible w16cex:durableId="2458E304" w16cex:dateUtc="2021-05-26T13:08:00Z"/>
  <w16cex:commentExtensible w16cex:durableId="2458E41A" w16cex:dateUtc="2021-05-26T13:13:00Z"/>
  <w16cex:commentExtensible w16cex:durableId="245F858F" w16cex:dateUtc="2021-05-31T13:55:00Z"/>
  <w16cex:commentExtensible w16cex:durableId="245F8611" w16cex:dateUtc="2021-05-31T13:58:00Z"/>
  <w16cex:commentExtensible w16cex:durableId="245F86BD" w16cex:dateUtc="2021-05-31T14:01:00Z"/>
  <w16cex:commentExtensible w16cex:durableId="245F864D" w16cex:dateUtc="2021-05-31T13:59:00Z"/>
  <w16cex:commentExtensible w16cex:durableId="245F8706" w16cex:dateUtc="2021-05-31T14:02:00Z"/>
  <w16cex:commentExtensible w16cex:durableId="245F8712" w16cex:dateUtc="2021-05-31T14:02:00Z"/>
  <w16cex:commentExtensible w16cex:durableId="245F880E" w16cex:dateUtc="2021-05-31T14:06:00Z"/>
  <w16cex:commentExtensible w16cex:durableId="245F8912" w16cex:dateUtc="2021-05-31T14:10:00Z"/>
  <w16cex:commentExtensible w16cex:durableId="245F8955" w16cex:dateUtc="2021-05-31T14:12:00Z"/>
  <w16cex:commentExtensible w16cex:durableId="245F8971" w16cex:dateUtc="2021-05-31T14:12:00Z"/>
  <w16cex:commentExtensible w16cex:durableId="245F89E3" w16cex:dateUtc="2021-05-31T14:14:00Z"/>
  <w16cex:commentExtensible w16cex:durableId="245F8A3D" w16cex:dateUtc="2021-05-31T14:15:00Z"/>
  <w16cex:commentExtensible w16cex:durableId="245F8A4F" w16cex:dateUtc="2021-05-31T14:16:00Z"/>
  <w16cex:commentExtensible w16cex:durableId="245F8B71" w16cex:dateUtc="2021-05-31T14:21:00Z"/>
  <w16cex:commentExtensible w16cex:durableId="245F8B95" w16cex:dateUtc="2021-05-31T14:21:00Z"/>
  <w16cex:commentExtensible w16cex:durableId="245F8C22" w16cex:dateUtc="2021-05-31T14:24:00Z"/>
  <w16cex:commentExtensible w16cex:durableId="245F8C5E" w16cex:dateUtc="2021-05-31T14:25:00Z"/>
  <w16cex:commentExtensible w16cex:durableId="245F8CE2" w16cex:dateUtc="2021-05-31T14:27:00Z"/>
  <w16cex:commentExtensible w16cex:durableId="245F8DA4" w16cex:dateUtc="2021-05-31T14:30:00Z"/>
  <w16cex:commentExtensible w16cex:durableId="245F8DC6" w16cex:dateUtc="2021-05-31T14:31:00Z"/>
  <w16cex:commentExtensible w16cex:durableId="245F8DEA" w16cex:dateUtc="2021-05-31T14:31:00Z"/>
  <w16cex:commentExtensible w16cex:durableId="245F8E6B" w16cex:dateUtc="2021-05-31T14:33:00Z"/>
  <w16cex:commentExtensible w16cex:durableId="245F8F24" w16cex:dateUtc="2021-05-31T14:36:00Z"/>
  <w16cex:commentExtensible w16cex:durableId="245F8FE3" w16cex:dateUtc="2021-05-31T1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C05DCEA" w16cid:durableId="2451FEFC"/>
  <w16cid:commentId w16cid:paraId="261376BC" w16cid:durableId="2451FEAC"/>
  <w16cid:commentId w16cid:paraId="7FDE7D6C" w16cid:durableId="2451FF13"/>
  <w16cid:commentId w16cid:paraId="7A1B4030" w16cid:durableId="2451FF4F"/>
  <w16cid:commentId w16cid:paraId="03318BF4" w16cid:durableId="2451FF71"/>
  <w16cid:commentId w16cid:paraId="5B81F51B" w16cid:durableId="2451FFBC"/>
  <w16cid:commentId w16cid:paraId="08834E43" w16cid:durableId="245200B0"/>
  <w16cid:commentId w16cid:paraId="788A9B9B" w16cid:durableId="2452010E"/>
  <w16cid:commentId w16cid:paraId="57BB35FA" w16cid:durableId="24520143"/>
  <w16cid:commentId w16cid:paraId="0F4A25C5" w16cid:durableId="24520208"/>
  <w16cid:commentId w16cid:paraId="5AA043BD" w16cid:durableId="24520276"/>
  <w16cid:commentId w16cid:paraId="0437EC67" w16cid:durableId="2452030F"/>
  <w16cid:commentId w16cid:paraId="27DE2AEE" w16cid:durableId="24520365"/>
  <w16cid:commentId w16cid:paraId="43497AE6" w16cid:durableId="2452038F"/>
  <w16cid:commentId w16cid:paraId="0DB53219" w16cid:durableId="24521285"/>
  <w16cid:commentId w16cid:paraId="5C8B0549" w16cid:durableId="245209CB"/>
  <w16cid:commentId w16cid:paraId="2A73C88A" w16cid:durableId="24520A01"/>
  <w16cid:commentId w16cid:paraId="2FFA3082" w16cid:durableId="24520A61"/>
  <w16cid:commentId w16cid:paraId="5A70A5BC" w16cid:durableId="24520C3A"/>
  <w16cid:commentId w16cid:paraId="0CB916FE" w16cid:durableId="24520B4D"/>
  <w16cid:commentId w16cid:paraId="12AF3EB7" w16cid:durableId="24520B88"/>
  <w16cid:commentId w16cid:paraId="3C0B44C9" w16cid:durableId="24520BC4"/>
  <w16cid:commentId w16cid:paraId="73ACD8A8" w16cid:durableId="24520BE8"/>
  <w16cid:commentId w16cid:paraId="309356D9" w16cid:durableId="24520C90"/>
  <w16cid:commentId w16cid:paraId="3762337E" w16cid:durableId="24520D41"/>
  <w16cid:commentId w16cid:paraId="25DE1C8F" w16cid:durableId="24520D6F"/>
  <w16cid:commentId w16cid:paraId="7D9B7FC1" w16cid:durableId="24520D8A"/>
  <w16cid:commentId w16cid:paraId="45D52828" w16cid:durableId="24520DE2"/>
  <w16cid:commentId w16cid:paraId="4F0AA63A" w16cid:durableId="24520E17"/>
  <w16cid:commentId w16cid:paraId="2C2747BE" w16cid:durableId="24520E38"/>
  <w16cid:commentId w16cid:paraId="5CF0A617" w16cid:durableId="24520E50"/>
  <w16cid:commentId w16cid:paraId="47F474BC" w16cid:durableId="24520EA4"/>
  <w16cid:commentId w16cid:paraId="3DBABADE" w16cid:durableId="24520ED1"/>
  <w16cid:commentId w16cid:paraId="72FD4AFE" w16cid:durableId="24520F34"/>
  <w16cid:commentId w16cid:paraId="59443357" w16cid:durableId="24520F6E"/>
  <w16cid:commentId w16cid:paraId="28976064" w16cid:durableId="24521042"/>
  <w16cid:commentId w16cid:paraId="12F5E4CB" w16cid:durableId="2452105F"/>
  <w16cid:commentId w16cid:paraId="146F40A7" w16cid:durableId="24521085"/>
  <w16cid:commentId w16cid:paraId="1A4EE678" w16cid:durableId="245210B4"/>
  <w16cid:commentId w16cid:paraId="666DF664" w16cid:durableId="24521116"/>
  <w16cid:commentId w16cid:paraId="37342837" w16cid:durableId="245211DB"/>
  <w16cid:commentId w16cid:paraId="0B133894" w16cid:durableId="24521209"/>
  <w16cid:commentId w16cid:paraId="19318650" w16cid:durableId="2457531B"/>
  <w16cid:commentId w16cid:paraId="40C5D0A3" w16cid:durableId="24575343"/>
  <w16cid:commentId w16cid:paraId="3202B975" w16cid:durableId="245753A8"/>
  <w16cid:commentId w16cid:paraId="5D2DFA6A" w16cid:durableId="245753D3"/>
  <w16cid:commentId w16cid:paraId="5E4EB248" w16cid:durableId="245753FA"/>
  <w16cid:commentId w16cid:paraId="030F3D16" w16cid:durableId="24575438"/>
  <w16cid:commentId w16cid:paraId="1D002C82" w16cid:durableId="24575465"/>
  <w16cid:commentId w16cid:paraId="6DBE86D7" w16cid:durableId="245754C6"/>
  <w16cid:commentId w16cid:paraId="1163E842" w16cid:durableId="24575528"/>
  <w16cid:commentId w16cid:paraId="693F6CD5" w16cid:durableId="245756B5"/>
  <w16cid:commentId w16cid:paraId="3D8471AB" w16cid:durableId="2457560E"/>
  <w16cid:commentId w16cid:paraId="5A094921" w16cid:durableId="245756CF"/>
  <w16cid:commentId w16cid:paraId="1E5310F9" w16cid:durableId="2457578D"/>
  <w16cid:commentId w16cid:paraId="07D8E0F2" w16cid:durableId="245758C5"/>
  <w16cid:commentId w16cid:paraId="6BC75CA5" w16cid:durableId="245758CF"/>
  <w16cid:commentId w16cid:paraId="7D48C2EE" w16cid:durableId="2458E304"/>
  <w16cid:commentId w16cid:paraId="1808867D" w16cid:durableId="2458E41A"/>
  <w16cid:commentId w16cid:paraId="694D8242" w16cid:durableId="245F858F"/>
  <w16cid:commentId w16cid:paraId="517DBFFB" w16cid:durableId="245F8611"/>
  <w16cid:commentId w16cid:paraId="5C49EE81" w16cid:durableId="245F86BD"/>
  <w16cid:commentId w16cid:paraId="0889B2C7" w16cid:durableId="245F864D"/>
  <w16cid:commentId w16cid:paraId="1CA0B45D" w16cid:durableId="245F8706"/>
  <w16cid:commentId w16cid:paraId="1ADFDA22" w16cid:durableId="245F8712"/>
  <w16cid:commentId w16cid:paraId="497F148C" w16cid:durableId="245F880E"/>
  <w16cid:commentId w16cid:paraId="7EF2D640" w16cid:durableId="245F8912"/>
  <w16cid:commentId w16cid:paraId="4BDBFD01" w16cid:durableId="245F8955"/>
  <w16cid:commentId w16cid:paraId="5993D075" w16cid:durableId="245F8971"/>
  <w16cid:commentId w16cid:paraId="29A24A37" w16cid:durableId="245F89E3"/>
  <w16cid:commentId w16cid:paraId="716D0789" w16cid:durableId="245F8A3D"/>
  <w16cid:commentId w16cid:paraId="462EC04B" w16cid:durableId="245F8A4F"/>
  <w16cid:commentId w16cid:paraId="54221BC3" w16cid:durableId="245F8B71"/>
  <w16cid:commentId w16cid:paraId="5FC9DDE9" w16cid:durableId="245F8B95"/>
  <w16cid:commentId w16cid:paraId="00BE226B" w16cid:durableId="245F8C22"/>
  <w16cid:commentId w16cid:paraId="1EDE3723" w16cid:durableId="245F8C5E"/>
  <w16cid:commentId w16cid:paraId="3F81944D" w16cid:durableId="245F8CE2"/>
  <w16cid:commentId w16cid:paraId="3BDB8505" w16cid:durableId="245F8DA4"/>
  <w16cid:commentId w16cid:paraId="61561E95" w16cid:durableId="245F8DC6"/>
  <w16cid:commentId w16cid:paraId="651AEC31" w16cid:durableId="245F8DEA"/>
  <w16cid:commentId w16cid:paraId="6D7B6448" w16cid:durableId="245F8E6B"/>
  <w16cid:commentId w16cid:paraId="4AC6F087" w16cid:durableId="245F8F24"/>
  <w16cid:commentId w16cid:paraId="045E6F5C" w16cid:durableId="245F8F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mo">
    <w:altName w:val="Cambria"/>
    <w:panose1 w:val="020B0604020202020204"/>
    <w:charset w:val="00"/>
    <w:family w:val="roman"/>
    <w:notTrueType/>
    <w:pitch w:val="default"/>
  </w:font>
  <w:font w:name="Latin Modern Math">
    <w:altName w:val="Cambria"/>
    <w:panose1 w:val="020B0604020202020204"/>
    <w:charset w:val="00"/>
    <w:family w:val="roman"/>
    <w:notTrueType/>
    <w:pitch w:val="default"/>
  </w:font>
  <w:font w:name="Go Smallcaps">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Latin Modern Mono">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FC2DDC"/>
    <w:multiLevelType w:val="hybridMultilevel"/>
    <w:tmpl w:val="FFE81ABA"/>
    <w:lvl w:ilvl="0" w:tplc="DA4C2C64">
      <w:numFmt w:val="bullet"/>
      <w:lvlText w:val="•"/>
      <w:lvlJc w:val="left"/>
      <w:rPr>
        <w:rFonts w:ascii="Times New Roman" w:hAnsi="Times New Roman" w:cs="Times New Roman"/>
      </w:rPr>
    </w:lvl>
    <w:lvl w:ilvl="1" w:tplc="6CAEDD3A">
      <w:numFmt w:val="bullet"/>
      <w:lvlText w:val="•"/>
      <w:lvlJc w:val="left"/>
      <w:rPr>
        <w:rFonts w:ascii="Times New Roman" w:hAnsi="Times New Roman" w:cs="Times New Roman"/>
      </w:rPr>
    </w:lvl>
    <w:lvl w:ilvl="2" w:tplc="758E4F5E">
      <w:numFmt w:val="bullet"/>
      <w:lvlText w:val="•"/>
      <w:lvlJc w:val="left"/>
      <w:rPr>
        <w:rFonts w:ascii="Times New Roman" w:hAnsi="Times New Roman" w:cs="Times New Roman"/>
      </w:rPr>
    </w:lvl>
    <w:lvl w:ilvl="3" w:tplc="4AB8E932">
      <w:numFmt w:val="bullet"/>
      <w:lvlText w:val="•"/>
      <w:lvlJc w:val="left"/>
      <w:rPr>
        <w:rFonts w:ascii="Times New Roman" w:hAnsi="Times New Roman" w:cs="Times New Roman"/>
      </w:rPr>
    </w:lvl>
    <w:lvl w:ilvl="4" w:tplc="A3E2A788">
      <w:numFmt w:val="bullet"/>
      <w:lvlText w:val="•"/>
      <w:lvlJc w:val="left"/>
      <w:rPr>
        <w:rFonts w:ascii="Times New Roman" w:hAnsi="Times New Roman" w:cs="Times New Roman"/>
      </w:rPr>
    </w:lvl>
    <w:lvl w:ilvl="5" w:tplc="9D0A1FAC">
      <w:numFmt w:val="bullet"/>
      <w:lvlText w:val="•"/>
      <w:lvlJc w:val="left"/>
      <w:rPr>
        <w:rFonts w:ascii="Times New Roman" w:hAnsi="Times New Roman" w:cs="Times New Roman"/>
      </w:rPr>
    </w:lvl>
    <w:lvl w:ilvl="6" w:tplc="7714E0B8">
      <w:numFmt w:val="bullet"/>
      <w:lvlText w:val="•"/>
      <w:lvlJc w:val="left"/>
      <w:rPr>
        <w:rFonts w:ascii="Times New Roman" w:hAnsi="Times New Roman" w:cs="Times New Roman"/>
      </w:rPr>
    </w:lvl>
    <w:lvl w:ilvl="7" w:tplc="8634F9E2">
      <w:numFmt w:val="bullet"/>
      <w:lvlText w:val="•"/>
      <w:lvlJc w:val="left"/>
      <w:rPr>
        <w:rFonts w:ascii="Times New Roman" w:hAnsi="Times New Roman" w:cs="Times New Roman"/>
      </w:rPr>
    </w:lvl>
    <w:lvl w:ilvl="8" w:tplc="F094FEF8">
      <w:numFmt w:val="bullet"/>
      <w:lvlText w:val="•"/>
      <w:lvlJc w:val="left"/>
      <w:rPr>
        <w:rFonts w:ascii="Times New Roman" w:hAnsi="Times New Roman" w:cs="Times New Roman"/>
      </w:rPr>
    </w:lvl>
  </w:abstractNum>
  <w:abstractNum w:abstractNumId="1" w15:restartNumberingAfterBreak="0">
    <w:nsid w:val="1CF235CE"/>
    <w:multiLevelType w:val="hybridMultilevel"/>
    <w:tmpl w:val="B2284360"/>
    <w:lvl w:ilvl="0" w:tplc="0407000F">
      <w:start w:val="1"/>
      <w:numFmt w:val="decimal"/>
      <w:lvlText w:val="%1."/>
      <w:lvlJc w:val="left"/>
      <w:pPr>
        <w:ind w:left="1426" w:hanging="360"/>
      </w:pPr>
    </w:lvl>
    <w:lvl w:ilvl="1" w:tplc="04070019" w:tentative="1">
      <w:start w:val="1"/>
      <w:numFmt w:val="lowerLetter"/>
      <w:lvlText w:val="%2."/>
      <w:lvlJc w:val="left"/>
      <w:pPr>
        <w:ind w:left="2146" w:hanging="360"/>
      </w:pPr>
    </w:lvl>
    <w:lvl w:ilvl="2" w:tplc="0407001B" w:tentative="1">
      <w:start w:val="1"/>
      <w:numFmt w:val="lowerRoman"/>
      <w:lvlText w:val="%3."/>
      <w:lvlJc w:val="right"/>
      <w:pPr>
        <w:ind w:left="2866" w:hanging="180"/>
      </w:pPr>
    </w:lvl>
    <w:lvl w:ilvl="3" w:tplc="0407000F" w:tentative="1">
      <w:start w:val="1"/>
      <w:numFmt w:val="decimal"/>
      <w:lvlText w:val="%4."/>
      <w:lvlJc w:val="left"/>
      <w:pPr>
        <w:ind w:left="3586" w:hanging="360"/>
      </w:pPr>
    </w:lvl>
    <w:lvl w:ilvl="4" w:tplc="04070019" w:tentative="1">
      <w:start w:val="1"/>
      <w:numFmt w:val="lowerLetter"/>
      <w:lvlText w:val="%5."/>
      <w:lvlJc w:val="left"/>
      <w:pPr>
        <w:ind w:left="4306" w:hanging="360"/>
      </w:pPr>
    </w:lvl>
    <w:lvl w:ilvl="5" w:tplc="0407001B" w:tentative="1">
      <w:start w:val="1"/>
      <w:numFmt w:val="lowerRoman"/>
      <w:lvlText w:val="%6."/>
      <w:lvlJc w:val="right"/>
      <w:pPr>
        <w:ind w:left="5026" w:hanging="180"/>
      </w:pPr>
    </w:lvl>
    <w:lvl w:ilvl="6" w:tplc="0407000F" w:tentative="1">
      <w:start w:val="1"/>
      <w:numFmt w:val="decimal"/>
      <w:lvlText w:val="%7."/>
      <w:lvlJc w:val="left"/>
      <w:pPr>
        <w:ind w:left="5746" w:hanging="360"/>
      </w:pPr>
    </w:lvl>
    <w:lvl w:ilvl="7" w:tplc="04070019" w:tentative="1">
      <w:start w:val="1"/>
      <w:numFmt w:val="lowerLetter"/>
      <w:lvlText w:val="%8."/>
      <w:lvlJc w:val="left"/>
      <w:pPr>
        <w:ind w:left="6466" w:hanging="360"/>
      </w:pPr>
    </w:lvl>
    <w:lvl w:ilvl="8" w:tplc="0407001B" w:tentative="1">
      <w:start w:val="1"/>
      <w:numFmt w:val="lowerRoman"/>
      <w:lvlText w:val="%9."/>
      <w:lvlJc w:val="right"/>
      <w:pPr>
        <w:ind w:left="7186" w:hanging="180"/>
      </w:pPr>
    </w:lvl>
  </w:abstractNum>
  <w:abstractNum w:abstractNumId="2" w15:restartNumberingAfterBreak="0">
    <w:nsid w:val="1E3E6126"/>
    <w:multiLevelType w:val="hybridMultilevel"/>
    <w:tmpl w:val="6D8290F4"/>
    <w:lvl w:ilvl="0" w:tplc="67FA412C">
      <w:start w:val="1"/>
      <w:numFmt w:val="decimal"/>
      <w:lvlText w:val="%1."/>
      <w:lvlJc w:val="left"/>
      <w:rPr>
        <w:rFonts w:ascii="Times New Roman" w:hAnsi="Times New Roman" w:cs="Times New Roman"/>
      </w:rPr>
    </w:lvl>
    <w:lvl w:ilvl="1" w:tplc="C41E2A92">
      <w:start w:val="1"/>
      <w:numFmt w:val="lowerRoman"/>
      <w:lvlText w:val="%2."/>
      <w:lvlJc w:val="left"/>
      <w:rPr>
        <w:rFonts w:ascii="Times New Roman" w:hAnsi="Times New Roman" w:cs="Times New Roman"/>
      </w:rPr>
    </w:lvl>
    <w:lvl w:ilvl="2" w:tplc="980EE0DA">
      <w:start w:val="1"/>
      <w:numFmt w:val="lowerLetter"/>
      <w:lvlText w:val="%3."/>
      <w:lvlJc w:val="left"/>
      <w:rPr>
        <w:rFonts w:ascii="Times New Roman" w:hAnsi="Times New Roman" w:cs="Times New Roman"/>
      </w:rPr>
    </w:lvl>
    <w:lvl w:ilvl="3" w:tplc="905A2FC4">
      <w:start w:val="1"/>
      <w:numFmt w:val="decimal"/>
      <w:lvlText w:val="%4."/>
      <w:lvlJc w:val="left"/>
      <w:rPr>
        <w:rFonts w:ascii="Times New Roman" w:hAnsi="Times New Roman" w:cs="Times New Roman"/>
      </w:rPr>
    </w:lvl>
    <w:lvl w:ilvl="4" w:tplc="EBD294CA">
      <w:start w:val="1"/>
      <w:numFmt w:val="lowerRoman"/>
      <w:lvlText w:val="%5."/>
      <w:lvlJc w:val="left"/>
      <w:rPr>
        <w:rFonts w:ascii="Times New Roman" w:hAnsi="Times New Roman" w:cs="Times New Roman"/>
      </w:rPr>
    </w:lvl>
    <w:lvl w:ilvl="5" w:tplc="709EBC62">
      <w:start w:val="1"/>
      <w:numFmt w:val="lowerLetter"/>
      <w:lvlText w:val="%6."/>
      <w:lvlJc w:val="left"/>
      <w:rPr>
        <w:rFonts w:ascii="Times New Roman" w:hAnsi="Times New Roman" w:cs="Times New Roman"/>
      </w:rPr>
    </w:lvl>
    <w:lvl w:ilvl="6" w:tplc="B0F06966">
      <w:start w:val="1"/>
      <w:numFmt w:val="decimal"/>
      <w:lvlText w:val="%7."/>
      <w:lvlJc w:val="left"/>
      <w:rPr>
        <w:rFonts w:ascii="Times New Roman" w:hAnsi="Times New Roman" w:cs="Times New Roman"/>
      </w:rPr>
    </w:lvl>
    <w:lvl w:ilvl="7" w:tplc="E4AA01B2">
      <w:start w:val="1"/>
      <w:numFmt w:val="lowerRoman"/>
      <w:lvlText w:val="%8."/>
      <w:lvlJc w:val="left"/>
      <w:rPr>
        <w:rFonts w:ascii="Times New Roman" w:hAnsi="Times New Roman" w:cs="Times New Roman"/>
      </w:rPr>
    </w:lvl>
    <w:lvl w:ilvl="8" w:tplc="65421AB2">
      <w:start w:val="1"/>
      <w:numFmt w:val="lowerLetter"/>
      <w:lvlText w:val="%9."/>
      <w:lvlJc w:val="left"/>
      <w:rPr>
        <w:rFonts w:ascii="Times New Roman" w:hAnsi="Times New Roman" w:cs="Times New Roman"/>
      </w:rPr>
    </w:lvl>
  </w:abstractNum>
  <w:abstractNum w:abstractNumId="3" w15:restartNumberingAfterBreak="0">
    <w:nsid w:val="3CE56B05"/>
    <w:multiLevelType w:val="hybridMultilevel"/>
    <w:tmpl w:val="ECA06388"/>
    <w:lvl w:ilvl="0" w:tplc="D1D8C870">
      <w:numFmt w:val="bullet"/>
      <w:lvlText w:val="•"/>
      <w:lvlJc w:val="left"/>
      <w:rPr>
        <w:rFonts w:ascii="Times New Roman" w:hAnsi="Times New Roman" w:cs="Times New Roman"/>
      </w:rPr>
    </w:lvl>
    <w:lvl w:ilvl="1" w:tplc="26840E1C">
      <w:numFmt w:val="bullet"/>
      <w:lvlText w:val="•"/>
      <w:lvlJc w:val="left"/>
      <w:rPr>
        <w:rFonts w:ascii="Times New Roman" w:hAnsi="Times New Roman" w:cs="Times New Roman"/>
      </w:rPr>
    </w:lvl>
    <w:lvl w:ilvl="2" w:tplc="AABA0D2C">
      <w:numFmt w:val="bullet"/>
      <w:lvlText w:val="•"/>
      <w:lvlJc w:val="left"/>
      <w:rPr>
        <w:rFonts w:ascii="Times New Roman" w:hAnsi="Times New Roman" w:cs="Times New Roman"/>
      </w:rPr>
    </w:lvl>
    <w:lvl w:ilvl="3" w:tplc="D37CDDCC">
      <w:numFmt w:val="bullet"/>
      <w:lvlText w:val="•"/>
      <w:lvlJc w:val="left"/>
      <w:rPr>
        <w:rFonts w:ascii="Times New Roman" w:hAnsi="Times New Roman" w:cs="Times New Roman"/>
      </w:rPr>
    </w:lvl>
    <w:lvl w:ilvl="4" w:tplc="58CA9142">
      <w:numFmt w:val="bullet"/>
      <w:lvlText w:val="•"/>
      <w:lvlJc w:val="left"/>
      <w:rPr>
        <w:rFonts w:ascii="Times New Roman" w:hAnsi="Times New Roman" w:cs="Times New Roman"/>
      </w:rPr>
    </w:lvl>
    <w:lvl w:ilvl="5" w:tplc="30801F42">
      <w:numFmt w:val="bullet"/>
      <w:lvlText w:val="•"/>
      <w:lvlJc w:val="left"/>
      <w:rPr>
        <w:rFonts w:ascii="Times New Roman" w:hAnsi="Times New Roman" w:cs="Times New Roman"/>
      </w:rPr>
    </w:lvl>
    <w:lvl w:ilvl="6" w:tplc="81B6C6BA">
      <w:numFmt w:val="bullet"/>
      <w:lvlText w:val="•"/>
      <w:lvlJc w:val="left"/>
      <w:rPr>
        <w:rFonts w:ascii="Times New Roman" w:hAnsi="Times New Roman" w:cs="Times New Roman"/>
      </w:rPr>
    </w:lvl>
    <w:lvl w:ilvl="7" w:tplc="4386E6D4">
      <w:numFmt w:val="bullet"/>
      <w:lvlText w:val="•"/>
      <w:lvlJc w:val="left"/>
      <w:rPr>
        <w:rFonts w:ascii="Times New Roman" w:hAnsi="Times New Roman" w:cs="Times New Roman"/>
      </w:rPr>
    </w:lvl>
    <w:lvl w:ilvl="8" w:tplc="DF68215C">
      <w:numFmt w:val="bullet"/>
      <w:lvlText w:val="•"/>
      <w:lvlJc w:val="left"/>
      <w:rPr>
        <w:rFonts w:ascii="Times New Roman" w:hAnsi="Times New Roman" w:cs="Times New Roman"/>
      </w:rPr>
    </w:lvl>
  </w:abstractNum>
  <w:abstractNum w:abstractNumId="4" w15:restartNumberingAfterBreak="0">
    <w:nsid w:val="47ED1D5E"/>
    <w:multiLevelType w:val="hybridMultilevel"/>
    <w:tmpl w:val="A7AAD926"/>
    <w:lvl w:ilvl="0" w:tplc="3CAE63E2">
      <w:start w:val="1"/>
      <w:numFmt w:val="decimal"/>
      <w:lvlText w:val="%1."/>
      <w:lvlJc w:val="left"/>
      <w:rPr>
        <w:rFonts w:ascii="Times New Roman" w:hAnsi="Times New Roman" w:cs="Times New Roman"/>
      </w:rPr>
    </w:lvl>
    <w:lvl w:ilvl="1" w:tplc="49EC34FE">
      <w:start w:val="1"/>
      <w:numFmt w:val="lowerRoman"/>
      <w:lvlText w:val="%2."/>
      <w:lvlJc w:val="left"/>
      <w:rPr>
        <w:rFonts w:ascii="Times New Roman" w:hAnsi="Times New Roman" w:cs="Times New Roman"/>
      </w:rPr>
    </w:lvl>
    <w:lvl w:ilvl="2" w:tplc="68D2C0E0">
      <w:start w:val="1"/>
      <w:numFmt w:val="lowerLetter"/>
      <w:lvlText w:val="%3."/>
      <w:lvlJc w:val="left"/>
      <w:rPr>
        <w:rFonts w:ascii="Times New Roman" w:hAnsi="Times New Roman" w:cs="Times New Roman"/>
      </w:rPr>
    </w:lvl>
    <w:lvl w:ilvl="3" w:tplc="CEF2B8C8">
      <w:start w:val="1"/>
      <w:numFmt w:val="decimal"/>
      <w:lvlText w:val="%4."/>
      <w:lvlJc w:val="left"/>
      <w:rPr>
        <w:rFonts w:ascii="Times New Roman" w:hAnsi="Times New Roman" w:cs="Times New Roman"/>
      </w:rPr>
    </w:lvl>
    <w:lvl w:ilvl="4" w:tplc="77FA456A">
      <w:start w:val="1"/>
      <w:numFmt w:val="lowerRoman"/>
      <w:lvlText w:val="%5."/>
      <w:lvlJc w:val="left"/>
      <w:rPr>
        <w:rFonts w:ascii="Times New Roman" w:hAnsi="Times New Roman" w:cs="Times New Roman"/>
      </w:rPr>
    </w:lvl>
    <w:lvl w:ilvl="5" w:tplc="63F4FC36">
      <w:start w:val="1"/>
      <w:numFmt w:val="lowerLetter"/>
      <w:lvlText w:val="%6."/>
      <w:lvlJc w:val="left"/>
      <w:rPr>
        <w:rFonts w:ascii="Times New Roman" w:hAnsi="Times New Roman" w:cs="Times New Roman"/>
      </w:rPr>
    </w:lvl>
    <w:lvl w:ilvl="6" w:tplc="546C396C">
      <w:start w:val="1"/>
      <w:numFmt w:val="decimal"/>
      <w:lvlText w:val="%7."/>
      <w:lvlJc w:val="left"/>
      <w:rPr>
        <w:rFonts w:ascii="Times New Roman" w:hAnsi="Times New Roman" w:cs="Times New Roman"/>
      </w:rPr>
    </w:lvl>
    <w:lvl w:ilvl="7" w:tplc="76AE8F74">
      <w:start w:val="1"/>
      <w:numFmt w:val="lowerRoman"/>
      <w:lvlText w:val="%8."/>
      <w:lvlJc w:val="left"/>
      <w:rPr>
        <w:rFonts w:ascii="Times New Roman" w:hAnsi="Times New Roman" w:cs="Times New Roman"/>
      </w:rPr>
    </w:lvl>
    <w:lvl w:ilvl="8" w:tplc="BB9CBFDC">
      <w:start w:val="1"/>
      <w:numFmt w:val="lowerLetter"/>
      <w:lvlText w:val="%9."/>
      <w:lvlJc w:val="left"/>
      <w:rPr>
        <w:rFonts w:ascii="Times New Roman" w:hAnsi="Times New Roman" w:cs="Times New Roman"/>
      </w:rPr>
    </w:lvl>
  </w:abstractNum>
  <w:abstractNum w:abstractNumId="5" w15:restartNumberingAfterBreak="0">
    <w:nsid w:val="53A76A17"/>
    <w:multiLevelType w:val="hybridMultilevel"/>
    <w:tmpl w:val="A918767A"/>
    <w:lvl w:ilvl="0" w:tplc="A8D80258">
      <w:start w:val="1"/>
      <w:numFmt w:val="decimal"/>
      <w:lvlText w:val="[%1]"/>
      <w:lvlJc w:val="left"/>
      <w:rPr>
        <w:rFonts w:ascii="Times New Roman" w:hAnsi="Times New Roman" w:cs="Times New Roman"/>
      </w:rPr>
    </w:lvl>
    <w:lvl w:ilvl="1" w:tplc="3DC646C4">
      <w:start w:val="1"/>
      <w:numFmt w:val="lowerRoman"/>
      <w:lvlText w:val="[%2]"/>
      <w:lvlJc w:val="left"/>
      <w:rPr>
        <w:rFonts w:ascii="Times New Roman" w:hAnsi="Times New Roman" w:cs="Times New Roman"/>
      </w:rPr>
    </w:lvl>
    <w:lvl w:ilvl="2" w:tplc="2C565A5A">
      <w:start w:val="1"/>
      <w:numFmt w:val="lowerLetter"/>
      <w:lvlText w:val="[%3]"/>
      <w:lvlJc w:val="left"/>
      <w:rPr>
        <w:rFonts w:ascii="Times New Roman" w:hAnsi="Times New Roman" w:cs="Times New Roman"/>
      </w:rPr>
    </w:lvl>
    <w:lvl w:ilvl="3" w:tplc="9A285738">
      <w:start w:val="1"/>
      <w:numFmt w:val="decimal"/>
      <w:lvlText w:val="[%4]"/>
      <w:lvlJc w:val="left"/>
      <w:rPr>
        <w:rFonts w:ascii="Times New Roman" w:hAnsi="Times New Roman" w:cs="Times New Roman"/>
      </w:rPr>
    </w:lvl>
    <w:lvl w:ilvl="4" w:tplc="719E1574">
      <w:start w:val="1"/>
      <w:numFmt w:val="lowerRoman"/>
      <w:lvlText w:val="[%5]"/>
      <w:lvlJc w:val="left"/>
      <w:rPr>
        <w:rFonts w:ascii="Times New Roman" w:hAnsi="Times New Roman" w:cs="Times New Roman"/>
      </w:rPr>
    </w:lvl>
    <w:lvl w:ilvl="5" w:tplc="75E431C4">
      <w:start w:val="1"/>
      <w:numFmt w:val="lowerLetter"/>
      <w:lvlText w:val="[%6]"/>
      <w:lvlJc w:val="left"/>
      <w:rPr>
        <w:rFonts w:ascii="Times New Roman" w:hAnsi="Times New Roman" w:cs="Times New Roman"/>
      </w:rPr>
    </w:lvl>
    <w:lvl w:ilvl="6" w:tplc="7892E236">
      <w:start w:val="1"/>
      <w:numFmt w:val="decimal"/>
      <w:lvlText w:val="[%7]"/>
      <w:lvlJc w:val="left"/>
      <w:rPr>
        <w:rFonts w:ascii="Times New Roman" w:hAnsi="Times New Roman" w:cs="Times New Roman"/>
      </w:rPr>
    </w:lvl>
    <w:lvl w:ilvl="7" w:tplc="DAF6B3DC">
      <w:start w:val="1"/>
      <w:numFmt w:val="lowerRoman"/>
      <w:lvlText w:val="[%8]"/>
      <w:lvlJc w:val="left"/>
      <w:rPr>
        <w:rFonts w:ascii="Times New Roman" w:hAnsi="Times New Roman" w:cs="Times New Roman"/>
      </w:rPr>
    </w:lvl>
    <w:lvl w:ilvl="8" w:tplc="760C20A4">
      <w:start w:val="1"/>
      <w:numFmt w:val="lowerLetter"/>
      <w:lvlText w:val="[%9]"/>
      <w:lvlJc w:val="left"/>
      <w:rPr>
        <w:rFonts w:ascii="Times New Roman" w:hAnsi="Times New Roman" w:cs="Times New Roman"/>
      </w:rPr>
    </w:lvl>
  </w:abstractNum>
  <w:abstractNum w:abstractNumId="6" w15:restartNumberingAfterBreak="0">
    <w:nsid w:val="6290791C"/>
    <w:multiLevelType w:val="hybridMultilevel"/>
    <w:tmpl w:val="E5A474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F3B4D51"/>
    <w:multiLevelType w:val="hybridMultilevel"/>
    <w:tmpl w:val="DE46D4C8"/>
    <w:lvl w:ilvl="0" w:tplc="0407000F">
      <w:start w:val="1"/>
      <w:numFmt w:val="decimal"/>
      <w:lvlText w:val="%1."/>
      <w:lvlJc w:val="left"/>
      <w:pPr>
        <w:ind w:left="1426" w:hanging="360"/>
      </w:pPr>
    </w:lvl>
    <w:lvl w:ilvl="1" w:tplc="04070019" w:tentative="1">
      <w:start w:val="1"/>
      <w:numFmt w:val="lowerLetter"/>
      <w:lvlText w:val="%2."/>
      <w:lvlJc w:val="left"/>
      <w:pPr>
        <w:ind w:left="2146" w:hanging="360"/>
      </w:pPr>
    </w:lvl>
    <w:lvl w:ilvl="2" w:tplc="0407001B" w:tentative="1">
      <w:start w:val="1"/>
      <w:numFmt w:val="lowerRoman"/>
      <w:lvlText w:val="%3."/>
      <w:lvlJc w:val="right"/>
      <w:pPr>
        <w:ind w:left="2866" w:hanging="180"/>
      </w:pPr>
    </w:lvl>
    <w:lvl w:ilvl="3" w:tplc="0407000F" w:tentative="1">
      <w:start w:val="1"/>
      <w:numFmt w:val="decimal"/>
      <w:lvlText w:val="%4."/>
      <w:lvlJc w:val="left"/>
      <w:pPr>
        <w:ind w:left="3586" w:hanging="360"/>
      </w:pPr>
    </w:lvl>
    <w:lvl w:ilvl="4" w:tplc="04070019" w:tentative="1">
      <w:start w:val="1"/>
      <w:numFmt w:val="lowerLetter"/>
      <w:lvlText w:val="%5."/>
      <w:lvlJc w:val="left"/>
      <w:pPr>
        <w:ind w:left="4306" w:hanging="360"/>
      </w:pPr>
    </w:lvl>
    <w:lvl w:ilvl="5" w:tplc="0407001B" w:tentative="1">
      <w:start w:val="1"/>
      <w:numFmt w:val="lowerRoman"/>
      <w:lvlText w:val="%6."/>
      <w:lvlJc w:val="right"/>
      <w:pPr>
        <w:ind w:left="5026" w:hanging="180"/>
      </w:pPr>
    </w:lvl>
    <w:lvl w:ilvl="6" w:tplc="0407000F" w:tentative="1">
      <w:start w:val="1"/>
      <w:numFmt w:val="decimal"/>
      <w:lvlText w:val="%7."/>
      <w:lvlJc w:val="left"/>
      <w:pPr>
        <w:ind w:left="5746" w:hanging="360"/>
      </w:pPr>
    </w:lvl>
    <w:lvl w:ilvl="7" w:tplc="04070019" w:tentative="1">
      <w:start w:val="1"/>
      <w:numFmt w:val="lowerLetter"/>
      <w:lvlText w:val="%8."/>
      <w:lvlJc w:val="left"/>
      <w:pPr>
        <w:ind w:left="6466" w:hanging="360"/>
      </w:pPr>
    </w:lvl>
    <w:lvl w:ilvl="8" w:tplc="0407001B" w:tentative="1">
      <w:start w:val="1"/>
      <w:numFmt w:val="lowerRoman"/>
      <w:lvlText w:val="%9."/>
      <w:lvlJc w:val="right"/>
      <w:pPr>
        <w:ind w:left="7186" w:hanging="180"/>
      </w:pPr>
    </w:lvl>
  </w:abstractNum>
  <w:num w:numId="1">
    <w:abstractNumId w:val="5"/>
  </w:num>
  <w:num w:numId="2">
    <w:abstractNumId w:val="3"/>
  </w:num>
  <w:num w:numId="3">
    <w:abstractNumId w:val="0"/>
  </w:num>
  <w:num w:numId="4">
    <w:abstractNumId w:val="2"/>
  </w:num>
  <w:num w:numId="5">
    <w:abstractNumId w:val="4"/>
  </w:num>
  <w:num w:numId="6">
    <w:abstractNumId w:val="6"/>
  </w:num>
  <w:num w:numId="7">
    <w:abstractNumId w:val="1"/>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chenk, Denis Elia (ARTORG)">
    <w15:presenceInfo w15:providerId="AD" w15:userId="S::denis.schenk@unibe.ch::9b0fa361-0129-4114-b493-2f02126f72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3"/>
  <w:proofState w:spelling="clean" w:grammar="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3E9"/>
    <w:rsid w:val="00072132"/>
    <w:rsid w:val="000858D0"/>
    <w:rsid w:val="000B6750"/>
    <w:rsid w:val="000E2838"/>
    <w:rsid w:val="0012090D"/>
    <w:rsid w:val="00130597"/>
    <w:rsid w:val="00137DD9"/>
    <w:rsid w:val="002128BB"/>
    <w:rsid w:val="00227163"/>
    <w:rsid w:val="0045573C"/>
    <w:rsid w:val="005279D0"/>
    <w:rsid w:val="00570D39"/>
    <w:rsid w:val="00610B3A"/>
    <w:rsid w:val="0078577B"/>
    <w:rsid w:val="00803AA9"/>
    <w:rsid w:val="00827F40"/>
    <w:rsid w:val="008A28B5"/>
    <w:rsid w:val="008F73E9"/>
    <w:rsid w:val="009A3991"/>
    <w:rsid w:val="00B063F8"/>
    <w:rsid w:val="00BD4BA3"/>
    <w:rsid w:val="00C03B04"/>
    <w:rsid w:val="00C802DF"/>
    <w:rsid w:val="00CB4CFB"/>
    <w:rsid w:val="00D76CA1"/>
    <w:rsid w:val="00DA04E0"/>
    <w:rsid w:val="00F7766B"/>
    <w:rsid w:val="00FB639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4:docId w14:val="5E0370A5"/>
  <w15:docId w15:val="{6677540D-9C14-024F-8606-A15444242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color w:val="000000"/>
        <w:sz w:val="24"/>
        <w:shd w:val="clear" w:color="auto" w:fill="FFFFFF"/>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uiPriority w:val="9"/>
    <w:qFormat/>
    <w:pPr>
      <w:spacing w:before="440" w:after="60"/>
      <w:outlineLvl w:val="0"/>
    </w:pPr>
    <w:rPr>
      <w:rFonts w:ascii="Arimo" w:hAnsi="Arimo" w:cs="Arimo"/>
      <w:b/>
      <w:sz w:val="34"/>
    </w:rPr>
  </w:style>
  <w:style w:type="paragraph" w:styleId="berschrift2">
    <w:name w:val="heading 2"/>
    <w:uiPriority w:val="9"/>
    <w:semiHidden/>
    <w:unhideWhenUsed/>
    <w:qFormat/>
    <w:pPr>
      <w:spacing w:before="440" w:after="60"/>
      <w:outlineLvl w:val="1"/>
    </w:pPr>
    <w:rPr>
      <w:rFonts w:ascii="Arimo" w:hAnsi="Arimo" w:cs="Arimo"/>
      <w:b/>
      <w:sz w:val="28"/>
    </w:rPr>
  </w:style>
  <w:style w:type="paragraph" w:styleId="berschrift3">
    <w:name w:val="heading 3"/>
    <w:uiPriority w:val="9"/>
    <w:semiHidden/>
    <w:unhideWhenUsed/>
    <w:qFormat/>
    <w:pPr>
      <w:spacing w:before="440" w:after="60"/>
      <w:outlineLvl w:val="2"/>
    </w:pPr>
    <w:rPr>
      <w:rFonts w:ascii="Arimo" w:hAnsi="Arimo" w:cs="Arimo"/>
      <w:b/>
    </w:rPr>
  </w:style>
  <w:style w:type="paragraph" w:styleId="berschrift4">
    <w:name w:val="heading 4"/>
    <w:uiPriority w:val="9"/>
    <w:semiHidden/>
    <w:unhideWhenUsed/>
    <w:qFormat/>
    <w:pPr>
      <w:spacing w:before="440" w:after="60"/>
      <w:outlineLvl w:val="3"/>
    </w:pPr>
    <w:rPr>
      <w:rFonts w:ascii="Arimo" w:hAnsi="Arimo" w:cs="Arimo"/>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rrowheadList">
    <w:name w:val="Arrowhead List"/>
    <w:pPr>
      <w:ind w:left="720" w:hanging="424"/>
    </w:pPr>
  </w:style>
  <w:style w:type="paragraph" w:styleId="Blocktext">
    <w:name w:val="Block Text"/>
    <w:pPr>
      <w:spacing w:after="117"/>
      <w:ind w:left="1440" w:right="1440"/>
    </w:pPr>
  </w:style>
  <w:style w:type="paragraph" w:customStyle="1" w:styleId="BoxList">
    <w:name w:val="Box List"/>
    <w:pPr>
      <w:ind w:left="720" w:hanging="424"/>
    </w:pPr>
  </w:style>
  <w:style w:type="paragraph" w:customStyle="1" w:styleId="BulletList">
    <w:name w:val="Bullet List"/>
    <w:pPr>
      <w:ind w:left="720" w:hanging="424"/>
    </w:pPr>
  </w:style>
  <w:style w:type="paragraph" w:customStyle="1" w:styleId="ChapterHeading">
    <w:name w:val="Chapter Heading"/>
    <w:basedOn w:val="NumberedHeading1"/>
  </w:style>
  <w:style w:type="paragraph" w:customStyle="1" w:styleId="Contents1">
    <w:name w:val="Contents 1"/>
    <w:pPr>
      <w:ind w:left="720" w:hanging="424"/>
    </w:pPr>
  </w:style>
  <w:style w:type="paragraph" w:customStyle="1" w:styleId="Contents2">
    <w:name w:val="Contents 2"/>
    <w:pPr>
      <w:ind w:left="1440" w:hanging="424"/>
    </w:pPr>
  </w:style>
  <w:style w:type="paragraph" w:customStyle="1" w:styleId="Contents3">
    <w:name w:val="Contents 3"/>
    <w:pPr>
      <w:ind w:left="2160" w:hanging="424"/>
    </w:pPr>
  </w:style>
  <w:style w:type="paragraph" w:customStyle="1" w:styleId="Contents4">
    <w:name w:val="Contents 4"/>
    <w:pPr>
      <w:ind w:left="2880" w:hanging="424"/>
    </w:pPr>
  </w:style>
  <w:style w:type="paragraph" w:customStyle="1" w:styleId="ContentsHeader">
    <w:name w:val="Contents Header"/>
    <w:pPr>
      <w:spacing w:before="240" w:after="117"/>
      <w:jc w:val="center"/>
    </w:pPr>
    <w:rPr>
      <w:rFonts w:ascii="Arimo" w:hAnsi="Arimo" w:cs="Arimo"/>
      <w:b/>
      <w:sz w:val="32"/>
    </w:rPr>
  </w:style>
  <w:style w:type="paragraph" w:customStyle="1" w:styleId="DashedList">
    <w:name w:val="Dashed List"/>
    <w:pPr>
      <w:ind w:left="720" w:hanging="424"/>
    </w:pPr>
  </w:style>
  <w:style w:type="paragraph" w:customStyle="1" w:styleId="DiamondList">
    <w:name w:val="Diamond List"/>
    <w:pPr>
      <w:ind w:left="720" w:hanging="424"/>
    </w:pPr>
  </w:style>
  <w:style w:type="paragraph" w:customStyle="1" w:styleId="Endnote">
    <w:name w:val="Endnote"/>
    <w:pPr>
      <w:ind w:left="288" w:hanging="288"/>
    </w:pPr>
  </w:style>
  <w:style w:type="character" w:styleId="Endnotenzeichen">
    <w:name w:val="endnote reference"/>
    <w:rPr>
      <w:sz w:val="20"/>
      <w:vertAlign w:val="superscript"/>
    </w:rPr>
  </w:style>
  <w:style w:type="paragraph" w:styleId="Endnotentext">
    <w:name w:val="endnote text"/>
  </w:style>
  <w:style w:type="paragraph" w:customStyle="1" w:styleId="Footnote">
    <w:name w:val="Footnote"/>
    <w:pPr>
      <w:ind w:left="288" w:hanging="288"/>
    </w:pPr>
    <w:rPr>
      <w:sz w:val="20"/>
    </w:rPr>
  </w:style>
  <w:style w:type="character" w:styleId="Funotenzeichen">
    <w:name w:val="footnote reference"/>
    <w:rPr>
      <w:sz w:val="20"/>
      <w:vertAlign w:val="superscript"/>
    </w:rPr>
  </w:style>
  <w:style w:type="paragraph" w:styleId="Funotentext">
    <w:name w:val="footnote text"/>
    <w:rPr>
      <w:sz w:val="20"/>
    </w:rPr>
  </w:style>
  <w:style w:type="paragraph" w:customStyle="1" w:styleId="HandList">
    <w:name w:val="Hand List"/>
    <w:pPr>
      <w:ind w:left="720" w:hanging="424"/>
    </w:pPr>
  </w:style>
  <w:style w:type="paragraph" w:customStyle="1" w:styleId="HeartList">
    <w:name w:val="Heart List"/>
    <w:pPr>
      <w:ind w:left="720" w:hanging="424"/>
    </w:pPr>
  </w:style>
  <w:style w:type="paragraph" w:customStyle="1" w:styleId="ImpliesList">
    <w:name w:val="Implies List"/>
    <w:pPr>
      <w:ind w:left="720" w:hanging="424"/>
    </w:pPr>
  </w:style>
  <w:style w:type="paragraph" w:customStyle="1" w:styleId="LowerCaseList">
    <w:name w:val="Lower Case List"/>
    <w:basedOn w:val="NumberedList"/>
  </w:style>
  <w:style w:type="paragraph" w:customStyle="1" w:styleId="LowerRomanList">
    <w:name w:val="Lower Roman List"/>
    <w:pPr>
      <w:ind w:left="720" w:hanging="424"/>
    </w:pPr>
  </w:style>
  <w:style w:type="paragraph" w:customStyle="1" w:styleId="NumberedHeading1">
    <w:name w:val="Numbered Heading 1"/>
    <w:basedOn w:val="berschrift1"/>
  </w:style>
  <w:style w:type="paragraph" w:customStyle="1" w:styleId="NumberedHeading2">
    <w:name w:val="Numbered Heading 2"/>
    <w:basedOn w:val="berschrift2"/>
  </w:style>
  <w:style w:type="paragraph" w:customStyle="1" w:styleId="NumberedHeading3">
    <w:name w:val="Numbered Heading 3"/>
    <w:basedOn w:val="berschrift3"/>
  </w:style>
  <w:style w:type="paragraph" w:customStyle="1" w:styleId="NumberedList">
    <w:name w:val="Numbered List"/>
    <w:pPr>
      <w:ind w:left="720" w:hanging="424"/>
    </w:pPr>
  </w:style>
  <w:style w:type="paragraph" w:styleId="NurText">
    <w:name w:val="Plain Text"/>
    <w:rPr>
      <w:rFonts w:ascii="Courier New" w:hAnsi="Courier New" w:cs="Courier New"/>
    </w:rPr>
  </w:style>
  <w:style w:type="paragraph" w:customStyle="1" w:styleId="SectionHeading">
    <w:name w:val="Section Heading"/>
    <w:basedOn w:val="NumberedHeading1"/>
  </w:style>
  <w:style w:type="paragraph" w:customStyle="1" w:styleId="SquareList">
    <w:name w:val="Square List"/>
    <w:pPr>
      <w:ind w:left="720" w:hanging="424"/>
    </w:pPr>
  </w:style>
  <w:style w:type="paragraph" w:customStyle="1" w:styleId="StarList">
    <w:name w:val="Star List"/>
    <w:pPr>
      <w:ind w:left="720" w:hanging="424"/>
    </w:pPr>
  </w:style>
  <w:style w:type="paragraph" w:customStyle="1" w:styleId="TickList">
    <w:name w:val="Tick List"/>
    <w:pPr>
      <w:ind w:left="720" w:hanging="424"/>
    </w:pPr>
  </w:style>
  <w:style w:type="paragraph" w:customStyle="1" w:styleId="TriangleList">
    <w:name w:val="Triangle List"/>
    <w:pPr>
      <w:ind w:left="720" w:hanging="424"/>
    </w:pPr>
  </w:style>
  <w:style w:type="paragraph" w:customStyle="1" w:styleId="UpperCaseList">
    <w:name w:val="Upper Case List"/>
    <w:basedOn w:val="NumberedList"/>
  </w:style>
  <w:style w:type="paragraph" w:customStyle="1" w:styleId="UpperRomanList">
    <w:name w:val="Upper Roman List"/>
    <w:basedOn w:val="NumberedList"/>
  </w:style>
  <w:style w:type="paragraph" w:styleId="Listenabsatz">
    <w:name w:val="List Paragraph"/>
    <w:basedOn w:val="Standard"/>
    <w:uiPriority w:val="34"/>
    <w:qFormat/>
    <w:rsid w:val="000B6750"/>
    <w:pPr>
      <w:ind w:left="720"/>
      <w:contextualSpacing/>
    </w:pPr>
  </w:style>
  <w:style w:type="character" w:styleId="Kommentarzeichen">
    <w:name w:val="annotation reference"/>
    <w:basedOn w:val="Absatz-Standardschriftart"/>
    <w:uiPriority w:val="99"/>
    <w:semiHidden/>
    <w:unhideWhenUsed/>
    <w:rsid w:val="000B6750"/>
    <w:rPr>
      <w:sz w:val="16"/>
      <w:szCs w:val="16"/>
    </w:rPr>
  </w:style>
  <w:style w:type="paragraph" w:styleId="Kommentartext">
    <w:name w:val="annotation text"/>
    <w:basedOn w:val="Standard"/>
    <w:link w:val="KommentartextZchn"/>
    <w:uiPriority w:val="99"/>
    <w:semiHidden/>
    <w:unhideWhenUsed/>
    <w:rsid w:val="000B6750"/>
    <w:rPr>
      <w:sz w:val="20"/>
    </w:rPr>
  </w:style>
  <w:style w:type="character" w:customStyle="1" w:styleId="KommentartextZchn">
    <w:name w:val="Kommentartext Zchn"/>
    <w:basedOn w:val="Absatz-Standardschriftart"/>
    <w:link w:val="Kommentartext"/>
    <w:uiPriority w:val="99"/>
    <w:semiHidden/>
    <w:rsid w:val="000B6750"/>
    <w:rPr>
      <w:sz w:val="20"/>
      <w:shd w:val="clear" w:color="auto" w:fill="auto"/>
    </w:rPr>
  </w:style>
  <w:style w:type="paragraph" w:styleId="Kommentarthema">
    <w:name w:val="annotation subject"/>
    <w:basedOn w:val="Kommentartext"/>
    <w:next w:val="Kommentartext"/>
    <w:link w:val="KommentarthemaZchn"/>
    <w:uiPriority w:val="99"/>
    <w:semiHidden/>
    <w:unhideWhenUsed/>
    <w:rsid w:val="000B6750"/>
    <w:rPr>
      <w:b/>
      <w:bCs/>
    </w:rPr>
  </w:style>
  <w:style w:type="character" w:customStyle="1" w:styleId="KommentarthemaZchn">
    <w:name w:val="Kommentarthema Zchn"/>
    <w:basedOn w:val="KommentartextZchn"/>
    <w:link w:val="Kommentarthema"/>
    <w:uiPriority w:val="99"/>
    <w:semiHidden/>
    <w:rsid w:val="000B6750"/>
    <w:rPr>
      <w:b/>
      <w:bCs/>
      <w:sz w:val="20"/>
      <w:shd w:val="clear" w:color="auto" w:fill="auto"/>
    </w:rPr>
  </w:style>
  <w:style w:type="paragraph" w:styleId="berarbeitung">
    <w:name w:val="Revision"/>
    <w:hidden/>
    <w:uiPriority w:val="99"/>
    <w:semiHidden/>
    <w:rsid w:val="00120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3.png"/><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5973</Words>
  <Characters>37632</Characters>
  <Application>Microsoft Office Word</Application>
  <DocSecurity>0</DocSecurity>
  <Lines>313</Lines>
  <Paragraphs>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Schenk, Denis Elia (ARTORG)</cp:lastModifiedBy>
  <cp:revision>9</cp:revision>
  <dcterms:created xsi:type="dcterms:W3CDTF">2021-05-21T09:09:00Z</dcterms:created>
  <dcterms:modified xsi:type="dcterms:W3CDTF">2021-05-31T14:40:00Z</dcterms:modified>
</cp:coreProperties>
</file>